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7" w:rightFromText="187" w:horzAnchor="margin" w:tblpXSpec="center" w:tblpY="2881"/>
        <w:tblW w:w="4000" w:type="pct"/>
        <w:tblInd w:w="0" w:type="dxa"/>
        <w:tblBorders>
          <w:top w:val="none" w:color="auto" w:sz="0" w:space="0"/>
          <w:left w:val="single" w:color="5B9BD5" w:sz="12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4" w:type="dxa"/>
          <w:bottom w:w="0" w:type="dxa"/>
          <w:right w:w="115" w:type="dxa"/>
        </w:tblCellMar>
      </w:tblPr>
      <w:tblGrid>
        <w:gridCol w:w="6829"/>
      </w:tblGrid>
      <w:tr w14:paraId="2E06C8E2">
        <w:tblPrEx>
          <w:tblBorders>
            <w:top w:val="none" w:color="auto" w:sz="0" w:space="0"/>
            <w:left w:val="single" w:color="5B9BD5" w:sz="12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sdt>
          <w:sdtPr>
            <w:rPr>
              <w:rFonts w:hint="eastAsia" w:ascii="Calibri" w:hAnsi="Calibri" w:eastAsia="宋体" w:cs="Times New Roman"/>
              <w:color w:val="2E75B5"/>
              <w:kern w:val="2"/>
              <w:sz w:val="24"/>
              <w:szCs w:val="24"/>
              <w:lang w:val="en-US" w:eastAsia="zh-CN" w:bidi="ar-SA"/>
            </w:rPr>
            <w:alias w:val="公司"/>
            <w:id w:val="13406915"/>
            <w:placeholder>
              <w:docPart w:val="{48a47bd7-b879-4b48-9ffe-e9ac83caec98}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>
            <w:rPr>
              <w:rFonts w:hint="eastAsia" w:ascii="Calibri" w:hAnsi="Calibri" w:eastAsia="宋体" w:cs="Times New Roman"/>
              <w:color w:val="2E75B5"/>
              <w:kern w:val="2"/>
              <w:sz w:val="24"/>
              <w:szCs w:val="22"/>
              <w:lang w:val="en-US" w:eastAsia="zh-CN" w:bidi="ar-SA"/>
            </w:rPr>
          </w:sdtEnd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EE68EF3">
                <w:pPr>
                  <w:spacing w:line="360" w:lineRule="auto"/>
                  <w:rPr>
                    <w:rFonts w:ascii="Calibri" w:hAnsi="Calibri" w:eastAsia="宋体" w:cs="Times New Roman"/>
                    <w:color w:val="2E75B5"/>
                    <w:sz w:val="24"/>
                    <w:szCs w:val="22"/>
                    <w:lang w:val="en-US" w:eastAsia="zh-CN" w:bidi="ar-SA"/>
                  </w:rPr>
                </w:pPr>
                <w:r>
                  <w:rPr>
                    <w:rFonts w:hint="eastAsia" w:ascii="Calibri" w:hAnsi="Calibri" w:eastAsia="宋体" w:cs="Times New Roman"/>
                    <w:color w:val="2E75B5"/>
                    <w:sz w:val="24"/>
                    <w:szCs w:val="22"/>
                    <w:lang w:val="en-US" w:eastAsia="zh-CN" w:bidi="ar-SA"/>
                  </w:rPr>
                  <w:t>北京思灵机器人科技有限责任公司</w:t>
                </w:r>
              </w:p>
            </w:tc>
          </w:sdtContent>
        </w:sdt>
      </w:tr>
      <w:tr w14:paraId="475CD193">
        <w:tblPrEx>
          <w:tblBorders>
            <w:top w:val="none" w:color="auto" w:sz="0" w:space="0"/>
            <w:left w:val="single" w:color="5B9BD5" w:sz="12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4" w:type="dxa"/>
            <w:bottom w:w="0" w:type="dxa"/>
            <w:right w:w="115" w:type="dxa"/>
          </w:tblCellMar>
        </w:tblPrEx>
        <w:tc>
          <w:tcPr>
            <w:tcW w:w="7672" w:type="dxa"/>
          </w:tcPr>
          <w:sdt>
            <w:sdtPr>
              <w:rPr>
                <w:rFonts w:hint="eastAsia" w:ascii="Calibri Light" w:hAnsi="Calibri Light" w:eastAsia="宋体" w:cs="Times New Roman"/>
                <w:color w:val="5B9BD5"/>
                <w:kern w:val="2"/>
                <w:sz w:val="88"/>
                <w:szCs w:val="88"/>
                <w:lang w:val="en-US" w:eastAsia="zh-CN" w:bidi="ar-SA"/>
              </w:rPr>
              <w:alias w:val="标题"/>
              <w:id w:val="13406919"/>
              <w:placeholder>
                <w:docPart w:val="{9397cd82-f2ba-44e0-a190-bcfbae93db09}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rFonts w:hint="eastAsia" w:ascii="Calibri Light" w:hAnsi="Calibri Light" w:eastAsia="宋体" w:cs="Times New Roman"/>
                <w:color w:val="5B9BD5"/>
                <w:kern w:val="2"/>
                <w:sz w:val="88"/>
                <w:szCs w:val="88"/>
                <w:lang w:val="en-US" w:eastAsia="zh-CN" w:bidi="ar-SA"/>
              </w:rPr>
            </w:sdtEndPr>
            <w:sdtContent>
              <w:p w14:paraId="55556050">
                <w:pPr>
                  <w:spacing w:line="360" w:lineRule="auto"/>
                  <w:rPr>
                    <w:rFonts w:ascii="Calibri Light" w:hAnsi="Calibri Light" w:eastAsia="宋体" w:cs="Times New Roman"/>
                    <w:color w:val="5B9BD5"/>
                    <w:sz w:val="88"/>
                    <w:szCs w:val="88"/>
                    <w:lang w:val="en-US" w:eastAsia="zh-CN" w:bidi="ar-SA"/>
                  </w:rPr>
                </w:pPr>
                <w:r>
                  <w:rPr>
                    <w:rFonts w:hint="eastAsia" w:ascii="Calibri Light" w:hAnsi="Calibri Light" w:eastAsia="宋体" w:cs="Times New Roman"/>
                    <w:color w:val="5B9BD5"/>
                    <w:sz w:val="88"/>
                    <w:szCs w:val="88"/>
                    <w:lang w:val="en-US" w:eastAsia="zh-CN" w:bidi="ar-SA"/>
                  </w:rPr>
                  <w:t>产品需求规格书</w:t>
                </w:r>
              </w:p>
            </w:sdtContent>
          </w:sdt>
        </w:tc>
      </w:tr>
      <w:tr w14:paraId="23ECF453">
        <w:tblPrEx>
          <w:tblBorders>
            <w:top w:val="none" w:color="auto" w:sz="0" w:space="0"/>
            <w:left w:val="single" w:color="5B9BD5" w:sz="12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4" w:type="dxa"/>
            <w:bottom w:w="0" w:type="dxa"/>
            <w:right w:w="115" w:type="dxa"/>
          </w:tblCellMar>
        </w:tblPrEx>
        <w:sdt>
          <w:sdtPr>
            <w:rPr>
              <w:rFonts w:hint="eastAsia" w:ascii="Times New Roman" w:hAnsi="Times New Roman" w:eastAsia="宋体" w:cs="Times New Roman"/>
              <w:color w:val="2E75B5"/>
              <w:kern w:val="2"/>
              <w:sz w:val="24"/>
              <w:szCs w:val="24"/>
              <w:lang w:val="en-US" w:eastAsia="zh-CN" w:bidi="ar-SA"/>
            </w:rPr>
            <w:alias w:val="副标题"/>
            <w:id w:val="13406923"/>
            <w:placeholder>
              <w:docPart w:val="{bf418852-d916-43e7-9a8e-41e6008af9b7}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>
            <w:rPr>
              <w:rFonts w:hint="eastAsia" w:ascii="Times New Roman" w:hAnsi="Times New Roman" w:eastAsia="宋体" w:cs="Times New Roman"/>
              <w:color w:val="2E75B5"/>
              <w:kern w:val="2"/>
              <w:sz w:val="24"/>
              <w:szCs w:val="24"/>
              <w:lang w:val="en-US" w:eastAsia="zh-CN" w:bidi="ar-SA"/>
            </w:rPr>
          </w:sdtEnd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EE0DF8D">
                <w:pPr>
                  <w:spacing w:line="360" w:lineRule="auto"/>
                  <w:rPr>
                    <w:rFonts w:ascii="Calibri" w:hAnsi="Calibri" w:eastAsia="宋体" w:cs="Times New Roman"/>
                    <w:color w:val="2E75B5"/>
                    <w:sz w:val="24"/>
                    <w:szCs w:val="22"/>
                    <w:lang w:val="en-US" w:eastAsia="zh-CN" w:bidi="ar-SA"/>
                  </w:rPr>
                </w:pPr>
                <w:r>
                  <w:rPr>
                    <w:rFonts w:hint="eastAsia" w:ascii="Times New Roman" w:hAnsi="Times New Roman" w:eastAsia="宋体" w:cs="Times New Roman"/>
                    <w:color w:val="2E75B5"/>
                    <w:sz w:val="24"/>
                    <w:szCs w:val="24"/>
                    <w:lang w:val="en-US" w:eastAsia="zh-CN" w:bidi="ar-SA"/>
                  </w:rPr>
                  <w:t>急停配置工具</w:t>
                </w:r>
              </w:p>
            </w:tc>
          </w:sdtContent>
        </w:sdt>
      </w:tr>
    </w:tbl>
    <w:p w14:paraId="5465CE4C">
      <w:pPr>
        <w:rPr>
          <w:rFonts w:hint="eastAsia" w:ascii="宋体" w:hAnsi="宋体" w:eastAsia="宋体" w:cs="宋体"/>
          <w:b/>
          <w:kern w:val="2"/>
          <w:sz w:val="72"/>
          <w:szCs w:val="7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72"/>
          <w:szCs w:val="72"/>
          <w:lang w:val="en-US" w:eastAsia="zh-CN" w:bidi="ar-SA"/>
        </w:rPr>
        <w:br w:type="page"/>
      </w:r>
    </w:p>
    <w:p w14:paraId="60A811A6">
      <w:pPr>
        <w:keepNext/>
        <w:keepLines/>
        <w:widowControl w:val="0"/>
        <w:spacing w:before="340" w:after="330" w:line="576" w:lineRule="auto"/>
        <w:jc w:val="center"/>
        <w:outlineLvl w:val="0"/>
        <w:rPr>
          <w:rFonts w:ascii="Calibri" w:hAnsi="Calibri" w:eastAsia="宋体" w:cs="Times New Roman"/>
          <w:b/>
          <w:kern w:val="44"/>
          <w:sz w:val="44"/>
          <w:szCs w:val="24"/>
          <w:lang w:val="en-US" w:eastAsia="zh-CN" w:bidi="ar-SA"/>
        </w:rPr>
      </w:pPr>
      <w:bookmarkStart w:id="0" w:name="_Toc31462"/>
      <w:r>
        <w:rPr>
          <w:rFonts w:hint="eastAsia" w:ascii="Calibri" w:hAnsi="Calibri" w:eastAsia="宋体" w:cs="Times New Roman"/>
          <w:b/>
          <w:kern w:val="44"/>
          <w:sz w:val="44"/>
          <w:szCs w:val="24"/>
          <w:lang w:val="en-US" w:eastAsia="zh-CN" w:bidi="ar-SA"/>
        </w:rPr>
        <w:t>文档变更记录</w:t>
      </w:r>
      <w:bookmarkEnd w:id="0"/>
    </w:p>
    <w:p w14:paraId="2AB9F78E">
      <w:pPr>
        <w:rPr>
          <w:rFonts w:hint="eastAsia" w:ascii="宋体" w:hAnsi="宋体" w:eastAsia="宋体" w:cs="Times New Roman"/>
          <w:kern w:val="2"/>
          <w:szCs w:val="24"/>
          <w:lang w:val="en-US" w:eastAsia="zh-CN" w:bidi="ar-SA"/>
        </w:rPr>
      </w:pP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4065"/>
        <w:gridCol w:w="1016"/>
        <w:gridCol w:w="1316"/>
        <w:gridCol w:w="1302"/>
      </w:tblGrid>
      <w:tr w14:paraId="40C7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481" w:type="pct"/>
          </w:tcPr>
          <w:p w14:paraId="3B5ACBC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2385" w:type="pct"/>
          </w:tcPr>
          <w:p w14:paraId="2548EFF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修改内容</w:t>
            </w:r>
          </w:p>
        </w:tc>
        <w:tc>
          <w:tcPr>
            <w:tcW w:w="596" w:type="pct"/>
          </w:tcPr>
          <w:p w14:paraId="7A2B43B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修改人</w:t>
            </w:r>
          </w:p>
        </w:tc>
        <w:tc>
          <w:tcPr>
            <w:tcW w:w="772" w:type="pct"/>
          </w:tcPr>
          <w:p w14:paraId="68D224B6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修改时间</w:t>
            </w:r>
          </w:p>
        </w:tc>
        <w:tc>
          <w:tcPr>
            <w:tcW w:w="764" w:type="pct"/>
          </w:tcPr>
          <w:p w14:paraId="60D75AE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版本</w:t>
            </w:r>
          </w:p>
        </w:tc>
      </w:tr>
      <w:tr w14:paraId="63F74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  <w:shd w:val="clear" w:color="auto" w:fill="auto"/>
            <w:vAlign w:val="center"/>
          </w:tcPr>
          <w:p w14:paraId="4BFA5062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</w:t>
            </w:r>
          </w:p>
        </w:tc>
        <w:tc>
          <w:tcPr>
            <w:tcW w:w="2385" w:type="pct"/>
            <w:shd w:val="clear" w:color="auto" w:fill="auto"/>
            <w:vAlign w:val="center"/>
          </w:tcPr>
          <w:p w14:paraId="326B34A9">
            <w:pPr>
              <w:spacing w:line="360" w:lineRule="auto"/>
              <w:jc w:val="left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Cs w:val="21"/>
                <w:lang w:val="en-US" w:eastAsia="zh-CN" w:bidi="ar-SA"/>
              </w:rPr>
              <w:t>创建文档</w:t>
            </w:r>
          </w:p>
        </w:tc>
        <w:tc>
          <w:tcPr>
            <w:tcW w:w="596" w:type="pct"/>
            <w:shd w:val="clear" w:color="auto" w:fill="auto"/>
            <w:vAlign w:val="top"/>
          </w:tcPr>
          <w:p w14:paraId="2DC2C499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Cs w:val="21"/>
                <w:lang w:val="en-US" w:eastAsia="zh-CN" w:bidi="ar-SA"/>
              </w:rPr>
              <w:t>毕迎欣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23FCE22C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2026.09.14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377D7B7D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V1.7.0</w:t>
            </w:r>
          </w:p>
        </w:tc>
      </w:tr>
      <w:tr w14:paraId="6E898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1" w:type="pct"/>
          </w:tcPr>
          <w:p w14:paraId="2118F061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2</w:t>
            </w:r>
          </w:p>
        </w:tc>
        <w:tc>
          <w:tcPr>
            <w:tcW w:w="2385" w:type="pct"/>
          </w:tcPr>
          <w:p w14:paraId="7F1F0595">
            <w:pPr>
              <w:numPr>
                <w:ilvl w:val="0"/>
                <w:numId w:val="0"/>
              </w:numPr>
              <w:jc w:val="left"/>
              <w:rPr>
                <w:ins w:id="0" w:author="毕迎欣" w:date="2026-09-21T19:38:27Z"/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ins w:id="1" w:author="毕迎欣" w:date="2026-09-21T19:38:27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变更：</w:t>
              </w:r>
            </w:ins>
          </w:p>
          <w:p w14:paraId="58A47F69">
            <w:pPr>
              <w:numPr>
                <w:ilvl w:val="0"/>
                <w:numId w:val="0"/>
              </w:numPr>
              <w:jc w:val="left"/>
              <w:rPr>
                <w:ins w:id="2" w:author="毕迎欣" w:date="2026-09-21T19:57:37Z"/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ins w:id="3" w:author="毕迎欣" w:date="2026-09-21T19:59:43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1、</w:t>
              </w:r>
            </w:ins>
            <w:ins w:id="4" w:author="毕迎欣" w:date="2026-09-21T19:57:08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调整</w:t>
              </w:r>
            </w:ins>
            <w:ins w:id="5" w:author="毕迎欣" w:date="2026-09-21T19:57:13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连接</w:t>
              </w:r>
            </w:ins>
            <w:ins w:id="6" w:author="毕迎欣" w:date="2026-09-21T19:57:14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机器人</w:t>
              </w:r>
            </w:ins>
            <w:ins w:id="7" w:author="毕迎欣" w:date="2026-09-21T19:59:52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界面</w:t>
              </w:r>
            </w:ins>
            <w:ins w:id="8" w:author="毕迎欣" w:date="2026-09-21T19:57:36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UI</w:t>
              </w:r>
            </w:ins>
          </w:p>
          <w:p w14:paraId="0653DD23">
            <w:pPr>
              <w:numPr>
                <w:ilvl w:val="0"/>
                <w:numId w:val="0"/>
              </w:num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ins w:id="9" w:author="毕迎欣" w:date="2026-09-21T19:59:45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2、</w:t>
              </w:r>
            </w:ins>
            <w:ins w:id="10" w:author="毕迎欣" w:date="2026-09-21T19:57:43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增加</w:t>
              </w:r>
            </w:ins>
            <w:ins w:id="11" w:author="毕迎欣" w:date="2026-09-21T19:57:47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通信参数</w:t>
              </w:r>
            </w:ins>
            <w:ins w:id="12" w:author="毕迎欣" w:date="2026-09-21T19:57:50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操作</w:t>
              </w:r>
            </w:ins>
            <w:ins w:id="13" w:author="毕迎欣" w:date="2026-09-21T19:57:51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类型：</w:t>
              </w:r>
            </w:ins>
            <w:ins w:id="14" w:author="毕迎欣" w:date="2026-09-21T19:57:59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LoRa、GFSK</w:t>
              </w:r>
            </w:ins>
            <w:ins w:id="15" w:author="毕迎欣" w:date="2026-09-21T19:59:10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，</w:t>
              </w:r>
            </w:ins>
            <w:ins w:id="16" w:author="毕迎欣" w:date="2026-09-21T19:59:12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增加</w:t>
              </w:r>
            </w:ins>
            <w:ins w:id="17" w:author="毕迎欣" w:date="2026-09-21T19:59:17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GFSK</w:t>
              </w:r>
            </w:ins>
            <w:ins w:id="18" w:author="毕迎欣" w:date="2026-09-21T19:59:13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对应</w:t>
              </w:r>
            </w:ins>
            <w:ins w:id="19" w:author="毕迎欣" w:date="2026-09-21T19:59:19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t>参数</w:t>
              </w:r>
            </w:ins>
          </w:p>
        </w:tc>
        <w:tc>
          <w:tcPr>
            <w:tcW w:w="1016" w:type="dxa"/>
            <w:shd w:val="clear" w:color="auto" w:fill="auto"/>
            <w:vAlign w:val="center"/>
          </w:tcPr>
          <w:p w14:paraId="77FDF484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毕迎欣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649A61BD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2026.9.21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11A47E2F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V1.7.1</w:t>
            </w:r>
          </w:p>
        </w:tc>
      </w:tr>
      <w:tr w14:paraId="3C829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2C390C33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3</w:t>
            </w:r>
          </w:p>
        </w:tc>
        <w:tc>
          <w:tcPr>
            <w:tcW w:w="2385" w:type="pct"/>
          </w:tcPr>
          <w:p w14:paraId="723C0AD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  <w:shd w:val="clear" w:color="auto" w:fill="auto"/>
            <w:vAlign w:val="center"/>
          </w:tcPr>
          <w:p w14:paraId="436C01E9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  <w:shd w:val="clear" w:color="auto" w:fill="auto"/>
            <w:vAlign w:val="center"/>
          </w:tcPr>
          <w:p w14:paraId="21922C93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  <w:shd w:val="clear" w:color="auto" w:fill="auto"/>
            <w:vAlign w:val="center"/>
          </w:tcPr>
          <w:p w14:paraId="7FC4D093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5D69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1" w:type="pct"/>
          </w:tcPr>
          <w:p w14:paraId="7983211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4</w:t>
            </w:r>
          </w:p>
        </w:tc>
        <w:tc>
          <w:tcPr>
            <w:tcW w:w="2385" w:type="pct"/>
          </w:tcPr>
          <w:p w14:paraId="02DFE033">
            <w:pPr>
              <w:numPr>
                <w:ilvl w:val="-1"/>
                <w:numId w:val="0"/>
              </w:num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49E91CD8">
            <w:pPr>
              <w:jc w:val="center"/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0F04746C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38F30091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7AEC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35D544BD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5</w:t>
            </w:r>
          </w:p>
        </w:tc>
        <w:tc>
          <w:tcPr>
            <w:tcW w:w="2385" w:type="pct"/>
          </w:tcPr>
          <w:p w14:paraId="7214F9F8">
            <w:pPr>
              <w:numPr>
                <w:ilvl w:val="-1"/>
                <w:numId w:val="0"/>
              </w:num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08AB0708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2439652C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48EB035A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7A65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5E0FF176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6</w:t>
            </w:r>
          </w:p>
        </w:tc>
        <w:tc>
          <w:tcPr>
            <w:tcW w:w="2385" w:type="pct"/>
          </w:tcPr>
          <w:p w14:paraId="506C57E1">
            <w:pPr>
              <w:numPr>
                <w:ilvl w:val="0"/>
                <w:numId w:val="0"/>
              </w:num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6F502AD9">
            <w:pPr>
              <w:jc w:val="center"/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7188CB87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27F4EE42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0F4F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15EF3CB5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7</w:t>
            </w:r>
          </w:p>
        </w:tc>
        <w:tc>
          <w:tcPr>
            <w:tcW w:w="2385" w:type="pct"/>
          </w:tcPr>
          <w:p w14:paraId="005E80E5">
            <w:p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7E2F6A08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7C03BF72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36D47313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536FE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733E2AE3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8</w:t>
            </w:r>
          </w:p>
        </w:tc>
        <w:tc>
          <w:tcPr>
            <w:tcW w:w="2385" w:type="pct"/>
          </w:tcPr>
          <w:p w14:paraId="63850EE9">
            <w:pPr>
              <w:numPr>
                <w:ilvl w:val="-1"/>
                <w:numId w:val="0"/>
              </w:num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2BE068AA">
            <w:pPr>
              <w:jc w:val="center"/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5B1C0771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5D56510B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65DB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0734070C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9</w:t>
            </w:r>
          </w:p>
        </w:tc>
        <w:tc>
          <w:tcPr>
            <w:tcW w:w="2385" w:type="pct"/>
          </w:tcPr>
          <w:p w14:paraId="71FF1758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622F8FD1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55AD20B6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6DCCD383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1391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23E41AC7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10</w:t>
            </w:r>
          </w:p>
        </w:tc>
        <w:tc>
          <w:tcPr>
            <w:tcW w:w="2385" w:type="pct"/>
          </w:tcPr>
          <w:p w14:paraId="00E4082F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471A95E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61F61D9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39DAA252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7397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5ED3882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11</w:t>
            </w:r>
          </w:p>
        </w:tc>
        <w:tc>
          <w:tcPr>
            <w:tcW w:w="2385" w:type="pct"/>
          </w:tcPr>
          <w:p w14:paraId="741B9B55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6222F12E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718B61B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0B310B9E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643E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1265591E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12</w:t>
            </w:r>
          </w:p>
        </w:tc>
        <w:tc>
          <w:tcPr>
            <w:tcW w:w="2385" w:type="pct"/>
          </w:tcPr>
          <w:p w14:paraId="551890F7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2A7E2EFF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45DDA941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63B2FA6D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26E2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81" w:type="pct"/>
          </w:tcPr>
          <w:p w14:paraId="3EDD3CE8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13</w:t>
            </w:r>
          </w:p>
        </w:tc>
        <w:tc>
          <w:tcPr>
            <w:tcW w:w="2385" w:type="pct"/>
          </w:tcPr>
          <w:p w14:paraId="48765464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</w:tcPr>
          <w:p w14:paraId="7E905E6F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</w:tcPr>
          <w:p w14:paraId="0383CDED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</w:tcPr>
          <w:p w14:paraId="727FAB7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1B09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" w:type="pct"/>
          </w:tcPr>
          <w:p w14:paraId="536B96E0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14</w:t>
            </w:r>
          </w:p>
        </w:tc>
        <w:tc>
          <w:tcPr>
            <w:tcW w:w="2385" w:type="pct"/>
          </w:tcPr>
          <w:p w14:paraId="6187F86C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  <w:shd w:val="clear" w:color="auto" w:fill="auto"/>
          </w:tcPr>
          <w:p w14:paraId="38523A66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  <w:shd w:val="clear" w:color="auto" w:fill="auto"/>
          </w:tcPr>
          <w:p w14:paraId="45973BDD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  <w:shd w:val="clear" w:color="auto" w:fill="auto"/>
          </w:tcPr>
          <w:p w14:paraId="55E05AD6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3F20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</w:tcPr>
          <w:p w14:paraId="5AEC4EEE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  <w:t>15</w:t>
            </w:r>
          </w:p>
        </w:tc>
        <w:tc>
          <w:tcPr>
            <w:tcW w:w="2385" w:type="pct"/>
          </w:tcPr>
          <w:p w14:paraId="369CDDF9">
            <w:pPr>
              <w:jc w:val="left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596" w:type="pct"/>
            <w:shd w:val="clear" w:color="auto" w:fill="auto"/>
          </w:tcPr>
          <w:p w14:paraId="3AFC674F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72" w:type="pct"/>
            <w:shd w:val="clear" w:color="auto" w:fill="auto"/>
          </w:tcPr>
          <w:p w14:paraId="001410F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  <w:shd w:val="clear" w:color="auto" w:fill="auto"/>
          </w:tcPr>
          <w:p w14:paraId="1CDC010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</w:tbl>
    <w:p w14:paraId="65CB7657">
      <w:pPr>
        <w:rPr>
          <w:rFonts w:hint="eastAsia" w:ascii="宋体" w:hAnsi="宋体" w:eastAsia="宋体" w:cs="宋体"/>
          <w:b/>
          <w:kern w:val="2"/>
          <w:sz w:val="72"/>
          <w:szCs w:val="7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72"/>
          <w:szCs w:val="72"/>
          <w:lang w:val="en-US" w:eastAsia="zh-CN" w:bidi="ar-SA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786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4987D9CC">
          <w:pPr>
            <w:jc w:val="center"/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</w:pPr>
          <w:r>
            <w:rPr>
              <w:rFonts w:ascii="宋体" w:hAnsi="宋体" w:eastAsia="宋体" w:cs="Times New Roman"/>
              <w:kern w:val="2"/>
              <w:szCs w:val="24"/>
              <w:lang w:val="en-US" w:eastAsia="zh-CN" w:bidi="ar-SA"/>
            </w:rPr>
            <w:t>目录</w:t>
          </w:r>
        </w:p>
        <w:p w14:paraId="3C1B8917">
          <w:pPr>
            <w:pStyle w:val="4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="Calibri" w:hAnsi="Calibri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_Toc31462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Calibri" w:hAnsi="Calibri" w:eastAsia="宋体" w:cs="Times New Roman"/>
              <w:kern w:val="44"/>
              <w:szCs w:val="24"/>
              <w:lang w:val="en-US" w:eastAsia="zh-CN" w:bidi="ar-SA"/>
            </w:rPr>
            <w:t>文档变更记录</w:t>
          </w:r>
          <w:r>
            <w:tab/>
          </w:r>
          <w:r>
            <w:fldChar w:fldCharType="begin"/>
          </w:r>
          <w:r>
            <w:instrText xml:space="preserve"> PAGEREF _Toc31462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649EA7B">
          <w:pPr>
            <w:pStyle w:val="4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_Toc22600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kern w:val="44"/>
              <w:szCs w:val="32"/>
              <w:lang w:val="en-US" w:eastAsia="zh-CN" w:bidi="ar-SA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_Toc22600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2E5F0D1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_Toc22950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1.1.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_Toc22950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2FB9489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_Toc31149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1.2.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_Toc31149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DBBEE02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_Toc6946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1.3.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术语</w:t>
          </w:r>
          <w:r>
            <w:tab/>
          </w:r>
          <w:r>
            <w:fldChar w:fldCharType="begin"/>
          </w:r>
          <w:r>
            <w:instrText xml:space="preserve"> PAGEREF _Toc6946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D08C6B7">
          <w:pPr>
            <w:pStyle w:val="4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_Toc10331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kern w:val="44"/>
              <w:szCs w:val="32"/>
              <w:lang w:val="en-US" w:eastAsia="zh-CN" w:bidi="ar-SA"/>
            </w:rPr>
            <w:t>2. 产品概述</w:t>
          </w:r>
          <w:r>
            <w:tab/>
          </w:r>
          <w:r>
            <w:fldChar w:fldCharType="begin"/>
          </w:r>
          <w:r>
            <w:instrText xml:space="preserve"> PAGEREF _Toc10331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70F02A4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_Toc2388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kern w:val="2"/>
              <w:szCs w:val="28"/>
              <w:lang w:val="en-US" w:eastAsia="zh-CN" w:bidi="ar-SA"/>
            </w:rPr>
            <w:t xml:space="preserve">2.1.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产品描述</w:t>
          </w:r>
          <w:r>
            <w:tab/>
          </w:r>
          <w:r>
            <w:fldChar w:fldCharType="begin"/>
          </w:r>
          <w:r>
            <w:instrText xml:space="preserve"> PAGEREF _Toc2388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52F3B56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_Toc29735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2.2.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产品总体架构</w:t>
          </w:r>
          <w:r>
            <w:tab/>
          </w:r>
          <w:r>
            <w:fldChar w:fldCharType="begin"/>
          </w:r>
          <w:r>
            <w:instrText xml:space="preserve"> PAGEREF _Toc29735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5358EF2">
          <w:pPr>
            <w:pStyle w:val="4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_Toc21351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kern w:val="44"/>
              <w:szCs w:val="32"/>
              <w:lang w:val="en-US" w:eastAsia="zh-CN" w:bidi="ar-SA"/>
            </w:rPr>
            <w:t>3. 需求列表</w:t>
          </w:r>
          <w:r>
            <w:tab/>
          </w:r>
          <w:r>
            <w:fldChar w:fldCharType="begin"/>
          </w:r>
          <w:r>
            <w:instrText xml:space="preserve"> PAGEREF _Toc21351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A55C03D">
          <w:pPr>
            <w:pStyle w:val="4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_Toc15281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kern w:val="44"/>
              <w:szCs w:val="32"/>
              <w:lang w:val="en-US" w:eastAsia="zh-CN" w:bidi="ar-SA"/>
            </w:rPr>
            <w:t>4. 功能描述</w:t>
          </w:r>
          <w:r>
            <w:tab/>
          </w:r>
          <w:r>
            <w:fldChar w:fldCharType="begin"/>
          </w:r>
          <w:r>
            <w:instrText xml:space="preserve"> PAGEREF _Toc15281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64CDBE2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_Toc295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4.1.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连接机器人</w:t>
          </w:r>
          <w:r>
            <w:tab/>
          </w:r>
          <w:r>
            <w:fldChar w:fldCharType="begin"/>
          </w:r>
          <w:r>
            <w:instrText xml:space="preserve"> PAGEREF _Toc295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2406368">
          <w:pPr>
            <w:pStyle w:val="3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_Toc17528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4.1.1. 连接机器人</w:t>
          </w:r>
          <w:r>
            <w:tab/>
          </w:r>
          <w:r>
            <w:fldChar w:fldCharType="begin"/>
          </w:r>
          <w:r>
            <w:instrText xml:space="preserve"> PAGEREF _Toc17528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0A11CCF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_Toc21337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4.2.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无线急停盒配置</w:t>
          </w:r>
          <w:r>
            <w:tab/>
          </w:r>
          <w:r>
            <w:fldChar w:fldCharType="begin"/>
          </w:r>
          <w:r>
            <w:instrText xml:space="preserve"> PAGEREF _Toc21337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C0454F9">
          <w:pPr>
            <w:pStyle w:val="3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_Toc8299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4.2.1. 无线急停盒配置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33EEDE0">
          <w:pPr>
            <w:pStyle w:val="5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_Toc32643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4.3. </w:t>
          </w:r>
          <w:r>
            <w:rPr>
              <w:rFonts w:hint="eastAsia" w:ascii="宋体" w:hAnsi="宋体" w:eastAsia="宋体" w:cs="Times New Roman"/>
              <w:bCs/>
              <w:kern w:val="2"/>
              <w:szCs w:val="28"/>
              <w:lang w:val="en-US" w:eastAsia="zh-CN" w:bidi="ar-SA"/>
            </w:rPr>
            <w:t>机器人急停板配置</w:t>
          </w:r>
          <w:r>
            <w:tab/>
          </w:r>
          <w:r>
            <w:fldChar w:fldCharType="begin"/>
          </w:r>
          <w:r>
            <w:instrText xml:space="preserve"> PAGEREF _Toc32643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0AFFC7A">
          <w:pPr>
            <w:pStyle w:val="3"/>
            <w:tabs>
              <w:tab w:val="right" w:leader="dot" w:pos="8306"/>
            </w:tabs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instrText xml:space="preserve"> HYPERLINK \l _Toc13571 </w:instrText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4.3.1. 机器人急停板配置</w:t>
          </w:r>
          <w:r>
            <w:tab/>
          </w:r>
          <w:r>
            <w:fldChar w:fldCharType="begin"/>
          </w:r>
          <w:r>
            <w:instrText xml:space="preserve"> PAGEREF _Toc13571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C92A4B7">
          <w:pP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</w:pPr>
          <w:r>
            <w:rPr>
              <w:rFonts w:ascii="Calibri" w:hAnsi="Calibri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0C5C989">
      <w:pPr>
        <w:rPr>
          <w:rFonts w:ascii="Calibri" w:hAnsi="Calibri" w:eastAsia="宋体" w:cs="Times New Roman"/>
          <w:kern w:val="2"/>
          <w:szCs w:val="24"/>
          <w:lang w:val="en-US" w:eastAsia="zh-CN" w:bidi="ar-SA"/>
        </w:rPr>
      </w:pPr>
    </w:p>
    <w:p w14:paraId="1ED16A6F">
      <w:pPr>
        <w:rPr>
          <w:rFonts w:hint="eastAsia" w:ascii="宋体" w:hAnsi="宋体" w:eastAsia="宋体" w:cs="宋体"/>
          <w:b/>
          <w:kern w:val="2"/>
          <w:sz w:val="72"/>
          <w:szCs w:val="7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72"/>
          <w:szCs w:val="72"/>
          <w:lang w:val="en-US" w:eastAsia="zh-CN" w:bidi="ar-SA"/>
        </w:rPr>
        <w:br w:type="page"/>
      </w:r>
    </w:p>
    <w:p w14:paraId="62ECD9BF">
      <w:pPr>
        <w:keepNext/>
        <w:keepLines/>
        <w:widowControl w:val="0"/>
        <w:numPr>
          <w:ilvl w:val="0"/>
          <w:numId w:val="1"/>
        </w:numPr>
        <w:spacing w:before="340" w:after="330" w:line="276" w:lineRule="auto"/>
        <w:ind w:left="425" w:hanging="425"/>
        <w:jc w:val="both"/>
        <w:outlineLvl w:val="0"/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</w:pPr>
      <w:bookmarkStart w:id="1" w:name="_Toc22600"/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  <w:t>引言</w:t>
      </w:r>
      <w:bookmarkEnd w:id="1"/>
    </w:p>
    <w:p w14:paraId="336A61C8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2" w:name="_Toc22950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编写目的</w:t>
      </w:r>
      <w:bookmarkEnd w:id="2"/>
    </w:p>
    <w:p w14:paraId="133616FE">
      <w:pPr>
        <w:spacing w:line="360" w:lineRule="auto"/>
        <w:ind w:firstLine="420"/>
        <w:rPr>
          <w:rFonts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  <w:t>编写此文档的目的是进一步定制项目开发的细节问题，希望能使本项目开发工作更具体。为了使开发者及测试人员对该项目的初始规定有一个共同的理解，它说明了本项目的各项功能需求，明确标识各项功能的具体含义，阐述实用背景及范围，提供客户解决问题或达到目标所需要的条件或权能，提供一个度量和遵循的基准。具体而言，编写需求说明的目的是为所有开发者提供相互了解的基础。</w:t>
      </w:r>
    </w:p>
    <w:p w14:paraId="1D1CBFE1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3" w:name="_Toc31149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范围</w:t>
      </w:r>
      <w:bookmarkEnd w:id="3"/>
    </w:p>
    <w:p w14:paraId="72F9D7A7">
      <w:pPr>
        <w:spacing w:line="360" w:lineRule="auto"/>
        <w:ind w:firstLine="420"/>
        <w:rPr>
          <w:rFonts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  <w:t>本文档使用的范围包括软件工程师、算法工程师、系统工程师、测试工程师等本项目涉及到的所有开发人员。</w:t>
      </w:r>
    </w:p>
    <w:p w14:paraId="75D3155B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4" w:name="_Toc6946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术语</w:t>
      </w:r>
      <w:bookmarkEnd w:id="4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280"/>
        <w:gridCol w:w="6457"/>
      </w:tblGrid>
      <w:tr w14:paraId="730D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3DE72F48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280" w:type="dxa"/>
          </w:tcPr>
          <w:p w14:paraId="690DB44C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名词</w:t>
            </w:r>
          </w:p>
        </w:tc>
        <w:tc>
          <w:tcPr>
            <w:tcW w:w="6457" w:type="dxa"/>
          </w:tcPr>
          <w:p w14:paraId="4DCAAAF7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释义</w:t>
            </w:r>
          </w:p>
        </w:tc>
      </w:tr>
      <w:tr w14:paraId="0A6B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BDABF47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1</w:t>
            </w:r>
          </w:p>
        </w:tc>
        <w:tc>
          <w:tcPr>
            <w:tcW w:w="1280" w:type="dxa"/>
          </w:tcPr>
          <w:p w14:paraId="41E90499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原型地址</w:t>
            </w:r>
          </w:p>
        </w:tc>
        <w:tc>
          <w:tcPr>
            <w:tcW w:w="6457" w:type="dxa"/>
          </w:tcPr>
          <w:p w14:paraId="23623A86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https://modao.cc/proto/KNecJDT8tlcau49AB8Oin/sharing?view_mode=device&amp;screen=rbpV4OCeJYGKaE4xv #急停配置工具-分享</w:t>
            </w:r>
          </w:p>
        </w:tc>
      </w:tr>
      <w:tr w14:paraId="2D8D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85" w:type="dxa"/>
          </w:tcPr>
          <w:p w14:paraId="6A1AF9FB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280" w:type="dxa"/>
          </w:tcPr>
          <w:p w14:paraId="27F50247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6457" w:type="dxa"/>
          </w:tcPr>
          <w:p w14:paraId="7D652D70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4B4C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1AD59417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280" w:type="dxa"/>
          </w:tcPr>
          <w:p w14:paraId="0E9F05EF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6457" w:type="dxa"/>
          </w:tcPr>
          <w:p w14:paraId="05B3518F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3A63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14EB0CC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280" w:type="dxa"/>
          </w:tcPr>
          <w:p w14:paraId="52E163F7">
            <w:pPr>
              <w:rPr>
                <w:rFonts w:ascii="Calibri" w:hAnsi="Calibri" w:eastAsia="宋体" w:cs="Times New Roman"/>
                <w:strike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6457" w:type="dxa"/>
          </w:tcPr>
          <w:p w14:paraId="2BC4DD1D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</w:tbl>
    <w:p w14:paraId="1E1763FE">
      <w:pPr>
        <w:rPr>
          <w:rFonts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Cs w:val="24"/>
          <w:lang w:val="en-US" w:eastAsia="zh-CN" w:bidi="ar-SA"/>
        </w:rPr>
        <w:br w:type="page"/>
      </w:r>
    </w:p>
    <w:p w14:paraId="7B692990">
      <w:pPr>
        <w:keepNext/>
        <w:keepLines/>
        <w:widowControl w:val="0"/>
        <w:numPr>
          <w:ilvl w:val="0"/>
          <w:numId w:val="1"/>
        </w:numPr>
        <w:spacing w:before="340" w:after="330" w:line="276" w:lineRule="auto"/>
        <w:ind w:left="425" w:hanging="425"/>
        <w:jc w:val="both"/>
        <w:outlineLvl w:val="0"/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</w:pPr>
      <w:bookmarkStart w:id="5" w:name="_Toc10331"/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  <w:t>产品概述</w:t>
      </w:r>
      <w:bookmarkEnd w:id="5"/>
    </w:p>
    <w:p w14:paraId="3975C394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bookmarkStart w:id="6" w:name="_Toc2388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产品描述</w:t>
      </w:r>
      <w:bookmarkEnd w:id="6"/>
    </w:p>
    <w:p w14:paraId="30F22B67">
      <w:pPr>
        <w:widowControl w:val="0"/>
        <w:spacing w:line="30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急停配置工具是用来配置无线急停盒与机器人急停板的工具。配置工具包含：连接机器人、无线急停盒配置、机器人急停板配置模块。</w:t>
      </w:r>
    </w:p>
    <w:p w14:paraId="75DCDBFB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7" w:name="_Toc29735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产品总体架构</w:t>
      </w:r>
      <w:bookmarkEnd w:id="7"/>
    </w:p>
    <w:p w14:paraId="1D7C0A1E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  <w:drawing>
          <wp:inline distT="0" distB="0" distL="114300" distR="114300">
            <wp:extent cx="4521200" cy="1873250"/>
            <wp:effectExtent l="0" t="0" r="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1682">
      <w:pPr>
        <w:jc w:val="center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F7FC94A">
      <w:pP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br w:type="page"/>
      </w:r>
    </w:p>
    <w:p w14:paraId="799C4979">
      <w:pPr>
        <w:keepNext/>
        <w:keepLines/>
        <w:widowControl w:val="0"/>
        <w:numPr>
          <w:ilvl w:val="0"/>
          <w:numId w:val="1"/>
        </w:numPr>
        <w:spacing w:before="340" w:after="330" w:line="276" w:lineRule="auto"/>
        <w:ind w:left="425" w:hanging="425"/>
        <w:jc w:val="both"/>
        <w:outlineLvl w:val="0"/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</w:pPr>
      <w:bookmarkStart w:id="8" w:name="_Toc21351"/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  <w:t>需求列表</w:t>
      </w:r>
      <w:bookmarkEnd w:id="8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290"/>
        <w:gridCol w:w="1850"/>
        <w:gridCol w:w="3700"/>
        <w:gridCol w:w="949"/>
      </w:tblGrid>
      <w:tr w14:paraId="499D9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1" w:type="dxa"/>
            <w:vAlign w:val="center"/>
          </w:tcPr>
          <w:p w14:paraId="7BBB9566">
            <w:pPr>
              <w:jc w:val="center"/>
              <w:rPr>
                <w:rFonts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290" w:type="dxa"/>
            <w:vAlign w:val="center"/>
          </w:tcPr>
          <w:p w14:paraId="665F605D">
            <w:pPr>
              <w:jc w:val="center"/>
              <w:rPr>
                <w:rFonts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功能</w:t>
            </w:r>
          </w:p>
        </w:tc>
        <w:tc>
          <w:tcPr>
            <w:tcW w:w="1850" w:type="dxa"/>
            <w:vAlign w:val="center"/>
          </w:tcPr>
          <w:p w14:paraId="7400C8CB">
            <w:pPr>
              <w:jc w:val="center"/>
              <w:rPr>
                <w:rFonts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需求名称</w:t>
            </w:r>
          </w:p>
        </w:tc>
        <w:tc>
          <w:tcPr>
            <w:tcW w:w="3700" w:type="dxa"/>
            <w:vAlign w:val="center"/>
          </w:tcPr>
          <w:p w14:paraId="5D23FAFF">
            <w:pPr>
              <w:jc w:val="center"/>
              <w:rPr>
                <w:rFonts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需求详情</w:t>
            </w:r>
          </w:p>
        </w:tc>
        <w:tc>
          <w:tcPr>
            <w:tcW w:w="949" w:type="dxa"/>
            <w:vAlign w:val="center"/>
          </w:tcPr>
          <w:p w14:paraId="4860EE2A">
            <w:pPr>
              <w:jc w:val="center"/>
              <w:rPr>
                <w:rFonts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2693F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vAlign w:val="center"/>
          </w:tcPr>
          <w:p w14:paraId="3F08F79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1</w:t>
            </w:r>
          </w:p>
        </w:tc>
        <w:tc>
          <w:tcPr>
            <w:tcW w:w="1290" w:type="dxa"/>
            <w:vAlign w:val="center"/>
          </w:tcPr>
          <w:p w14:paraId="0C9BFD5C">
            <w:p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连接机器人</w:t>
            </w:r>
          </w:p>
        </w:tc>
        <w:tc>
          <w:tcPr>
            <w:tcW w:w="1850" w:type="dxa"/>
            <w:vAlign w:val="center"/>
          </w:tcPr>
          <w:p w14:paraId="57535E41">
            <w:pPr>
              <w:jc w:val="center"/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连接机器人</w:t>
            </w:r>
          </w:p>
        </w:tc>
        <w:tc>
          <w:tcPr>
            <w:tcW w:w="3700" w:type="dxa"/>
            <w:vAlign w:val="center"/>
          </w:tcPr>
          <w:p w14:paraId="3453C76B">
            <w:p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配置工具操作机器人，需先连接机器人</w:t>
            </w:r>
          </w:p>
        </w:tc>
        <w:tc>
          <w:tcPr>
            <w:tcW w:w="949" w:type="dxa"/>
            <w:vAlign w:val="center"/>
          </w:tcPr>
          <w:p w14:paraId="0D162B9E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D1</w:t>
            </w:r>
          </w:p>
        </w:tc>
      </w:tr>
      <w:tr w14:paraId="3971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vAlign w:val="center"/>
          </w:tcPr>
          <w:p w14:paraId="522753EA">
            <w:pPr>
              <w:jc w:val="center"/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2</w:t>
            </w:r>
          </w:p>
        </w:tc>
        <w:tc>
          <w:tcPr>
            <w:tcW w:w="1290" w:type="dxa"/>
            <w:vAlign w:val="center"/>
          </w:tcPr>
          <w:p w14:paraId="13796F27">
            <w:p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无线急停盒配置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1E104DE4">
            <w:pPr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无线急停盒配置</w:t>
            </w:r>
          </w:p>
        </w:tc>
        <w:tc>
          <w:tcPr>
            <w:tcW w:w="3700" w:type="dxa"/>
            <w:vAlign w:val="center"/>
          </w:tcPr>
          <w:p w14:paraId="35E948EB">
            <w:pPr>
              <w:jc w:val="left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配置无线急停盒通信参数</w:t>
            </w:r>
          </w:p>
        </w:tc>
        <w:tc>
          <w:tcPr>
            <w:tcW w:w="949" w:type="dxa"/>
            <w:vAlign w:val="center"/>
          </w:tcPr>
          <w:p w14:paraId="244C05D8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D1</w:t>
            </w:r>
          </w:p>
        </w:tc>
      </w:tr>
      <w:tr w14:paraId="4792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23ABF18C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3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165E593C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机器人急停板配置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3C921050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机器人急停板配置</w:t>
            </w:r>
          </w:p>
        </w:tc>
        <w:tc>
          <w:tcPr>
            <w:tcW w:w="3700" w:type="dxa"/>
            <w:shd w:val="clear" w:color="auto" w:fill="auto"/>
            <w:vAlign w:val="center"/>
          </w:tcPr>
          <w:p w14:paraId="4A88ABC6">
            <w:pPr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配置机器人急停板通信参数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7832952E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D1</w:t>
            </w:r>
          </w:p>
        </w:tc>
      </w:tr>
      <w:tr w14:paraId="5A80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48025371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1C47F104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0EF5ED90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shd w:val="clear" w:color="auto" w:fill="auto"/>
            <w:vAlign w:val="center"/>
          </w:tcPr>
          <w:p w14:paraId="0BA76F41">
            <w:pPr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3163BE19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3170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0038C11E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90" w:type="dxa"/>
            <w:vAlign w:val="center"/>
          </w:tcPr>
          <w:p w14:paraId="1C554051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vAlign w:val="center"/>
          </w:tcPr>
          <w:p w14:paraId="0D91218C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vAlign w:val="center"/>
          </w:tcPr>
          <w:p w14:paraId="13C0A99D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vAlign w:val="center"/>
          </w:tcPr>
          <w:p w14:paraId="6137B6E3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355A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731" w:type="dxa"/>
            <w:shd w:val="clear" w:color="auto" w:fill="auto"/>
            <w:vAlign w:val="center"/>
          </w:tcPr>
          <w:p w14:paraId="32D28F9E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90" w:type="dxa"/>
            <w:vAlign w:val="center"/>
          </w:tcPr>
          <w:p w14:paraId="52DC706C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vAlign w:val="center"/>
          </w:tcPr>
          <w:p w14:paraId="6DD1B8C5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vAlign w:val="center"/>
          </w:tcPr>
          <w:p w14:paraId="21AA6018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vAlign w:val="center"/>
          </w:tcPr>
          <w:p w14:paraId="20353C62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572A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5FEC8283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90" w:type="dxa"/>
            <w:vAlign w:val="center"/>
          </w:tcPr>
          <w:p w14:paraId="0F57D461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vAlign w:val="center"/>
          </w:tcPr>
          <w:p w14:paraId="377B3939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vAlign w:val="center"/>
          </w:tcPr>
          <w:p w14:paraId="0D4F0B17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vAlign w:val="center"/>
          </w:tcPr>
          <w:p w14:paraId="2C691A7E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01FA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0689A434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90" w:type="dxa"/>
            <w:vAlign w:val="center"/>
          </w:tcPr>
          <w:p w14:paraId="696D1FC7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1A68FAAC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shd w:val="clear" w:color="auto" w:fill="auto"/>
            <w:vAlign w:val="center"/>
          </w:tcPr>
          <w:p w14:paraId="4865691B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757E1BB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6834D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0A37C66F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90" w:type="dxa"/>
            <w:vAlign w:val="center"/>
          </w:tcPr>
          <w:p w14:paraId="18C44ED2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vAlign w:val="center"/>
          </w:tcPr>
          <w:p w14:paraId="3E108521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vAlign w:val="center"/>
          </w:tcPr>
          <w:p w14:paraId="1AD00C15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vAlign w:val="center"/>
          </w:tcPr>
          <w:p w14:paraId="3A6C4F8E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  <w:tr w14:paraId="6A51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auto"/>
            <w:vAlign w:val="center"/>
          </w:tcPr>
          <w:p w14:paraId="4D3C317A">
            <w:pPr>
              <w:jc w:val="center"/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290" w:type="dxa"/>
            <w:vAlign w:val="center"/>
          </w:tcPr>
          <w:p w14:paraId="1942F4B5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1850" w:type="dxa"/>
            <w:vAlign w:val="center"/>
          </w:tcPr>
          <w:p w14:paraId="38B27FFF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3700" w:type="dxa"/>
            <w:vAlign w:val="center"/>
          </w:tcPr>
          <w:p w14:paraId="32E534FA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  <w:tc>
          <w:tcPr>
            <w:tcW w:w="949" w:type="dxa"/>
            <w:vAlign w:val="center"/>
          </w:tcPr>
          <w:p w14:paraId="1E2E1E68">
            <w:pPr>
              <w:jc w:val="center"/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</w:p>
        </w:tc>
      </w:tr>
    </w:tbl>
    <w:p w14:paraId="5E9596E2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  <w:br w:type="page"/>
      </w:r>
    </w:p>
    <w:p w14:paraId="2B05F791">
      <w:pPr>
        <w:keepNext/>
        <w:keepLines/>
        <w:widowControl w:val="0"/>
        <w:numPr>
          <w:ilvl w:val="0"/>
          <w:numId w:val="1"/>
        </w:numPr>
        <w:spacing w:before="340" w:after="330" w:line="276" w:lineRule="auto"/>
        <w:ind w:left="425" w:hanging="425"/>
        <w:jc w:val="both"/>
        <w:outlineLvl w:val="0"/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</w:pPr>
      <w:bookmarkStart w:id="9" w:name="_Toc15281"/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  <w:lang w:val="en-US" w:eastAsia="zh-CN" w:bidi="ar-SA"/>
        </w:rPr>
        <w:t>功能描述</w:t>
      </w:r>
      <w:bookmarkEnd w:id="9"/>
    </w:p>
    <w:p w14:paraId="0AC69848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10" w:name="_Toc11658"/>
      <w:bookmarkStart w:id="11" w:name="_Toc295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连接机器人</w:t>
      </w:r>
      <w:bookmarkEnd w:id="10"/>
      <w:bookmarkEnd w:id="11"/>
    </w:p>
    <w:p w14:paraId="72D71ADB">
      <w:pPr>
        <w:numPr>
          <w:ilvl w:val="2"/>
          <w:numId w:val="1"/>
        </w:numPr>
        <w:spacing w:line="360" w:lineRule="auto"/>
        <w:ind w:left="709" w:hanging="709"/>
        <w:outlineLvl w:val="2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12" w:name="_Toc8376"/>
      <w:bookmarkStart w:id="13" w:name="_Toc17528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连接机器人</w:t>
      </w:r>
      <w:bookmarkEnd w:id="12"/>
      <w:bookmarkEnd w:id="13"/>
    </w:p>
    <w:p w14:paraId="7AE8C464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需求说明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ab/>
      </w:r>
    </w:p>
    <w:p w14:paraId="5D9D0BCC">
      <w:pPr>
        <w:spacing w:line="360" w:lineRule="auto"/>
        <w:ind w:firstLine="42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用户在配置工具中可配置网络连接机器人。</w:t>
      </w:r>
    </w:p>
    <w:p w14:paraId="1CFB01BE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功能用例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6345"/>
      </w:tblGrid>
      <w:tr w14:paraId="3C9D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73990467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用例名称：</w:t>
            </w:r>
          </w:p>
        </w:tc>
        <w:tc>
          <w:tcPr>
            <w:tcW w:w="3722" w:type="pct"/>
          </w:tcPr>
          <w:p w14:paraId="08E1742B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连接机器人</w:t>
            </w:r>
          </w:p>
        </w:tc>
      </w:tr>
      <w:tr w14:paraId="10C7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7FB566A6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角色：</w:t>
            </w:r>
          </w:p>
        </w:tc>
        <w:tc>
          <w:tcPr>
            <w:tcW w:w="3722" w:type="pct"/>
          </w:tcPr>
          <w:p w14:paraId="0C4FE8B2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--</w:t>
            </w:r>
          </w:p>
        </w:tc>
      </w:tr>
      <w:tr w14:paraId="6029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6B8A10CA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用例说明：</w:t>
            </w:r>
          </w:p>
        </w:tc>
        <w:tc>
          <w:tcPr>
            <w:tcW w:w="3722" w:type="pct"/>
          </w:tcPr>
          <w:p w14:paraId="33ABC054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用户可以通过配置工具配置网络与机器人连接</w:t>
            </w:r>
          </w:p>
        </w:tc>
      </w:tr>
      <w:tr w14:paraId="1618E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7FC7109A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前置条件：</w:t>
            </w:r>
          </w:p>
        </w:tc>
        <w:tc>
          <w:tcPr>
            <w:tcW w:w="3722" w:type="pct"/>
          </w:tcPr>
          <w:p w14:paraId="546A9B26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登录配置工具</w:t>
            </w:r>
          </w:p>
        </w:tc>
      </w:tr>
      <w:tr w14:paraId="0AE4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7" w:type="pct"/>
          </w:tcPr>
          <w:p w14:paraId="0295AC1D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基本事件流：</w:t>
            </w:r>
          </w:p>
        </w:tc>
        <w:tc>
          <w:tcPr>
            <w:tcW w:w="3722" w:type="pct"/>
          </w:tcPr>
          <w:p w14:paraId="0D792705">
            <w:pPr>
              <w:numPr>
                <w:ilvl w:val="-1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入口：配置工具最上方。</w:t>
            </w:r>
          </w:p>
          <w:p w14:paraId="202E77BC">
            <w:pPr>
              <w:numPr>
                <w:ilvl w:val="-1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7D32DB0D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显示：</w:t>
            </w:r>
            <w:del w:id="20" w:author="毕迎欣" w:date="2026-09-21T19:39:2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IP地址输入框</w:delText>
              </w:r>
            </w:del>
            <w:del w:id="21" w:author="毕迎欣" w:date="2026-09-21T19:39:23Z">
              <w:r>
                <w:rPr>
                  <w:rFonts w:hint="eastAsia" w:ascii="Calibri" w:hAnsi="Calibri" w:eastAsia="宋体" w:cs="Times New Roman"/>
                  <w:kern w:val="2"/>
                  <w:szCs w:val="24"/>
                  <w:lang w:val="en-US" w:eastAsia="zh-CN" w:bidi="ar-SA"/>
                </w:rPr>
                <w:delText>、</w:delText>
              </w:r>
            </w:del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Domain ID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、连接状态“未连接、已连接”、【连接/断开连接】按钮、【应用】按钮</w:t>
            </w:r>
            <w:del w:id="22" w:author="毕迎欣" w:date="2026-09-21T19:39:29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、【重新加载】按钮</w:delText>
              </w:r>
            </w:del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、连接急停盒串口配置下拉框。</w:t>
            </w:r>
          </w:p>
          <w:p w14:paraId="2107D643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6773CA85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连接操作：</w:t>
            </w:r>
          </w:p>
          <w:p w14:paraId="465BA5B5">
            <w:pPr>
              <w:numPr>
                <w:ilvl w:val="-1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当前状态显示“未连接”，</w:t>
            </w:r>
            <w:del w:id="23" w:author="毕迎欣" w:date="2026-09-21T19:39:44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需输入机器人IP地址、</w:delText>
              </w:r>
            </w:del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Domain ID；</w:t>
            </w:r>
          </w:p>
          <w:p w14:paraId="0CE88C2C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点击【连接】按钮，连接过程中显示“连接中”，此时【连接】按钮置灰；</w:t>
            </w:r>
          </w:p>
          <w:p w14:paraId="067085F4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连接完成后，状态显示“已连接”，按钮变更为【断开连接】，</w:t>
            </w:r>
            <w:del w:id="24" w:author="毕迎欣" w:date="2026-09-21T19:39:5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IP输入框、</w:delText>
              </w:r>
            </w:del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Domain ID输入框变更为不可编辑状态。</w:t>
            </w:r>
          </w:p>
          <w:p w14:paraId="6B4C3450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连接失败后，状态显示“连接失败”，按钮为【连接】且可点击；</w:t>
            </w:r>
          </w:p>
          <w:p w14:paraId="21247EFC">
            <w:pPr>
              <w:widowControl/>
              <w:numPr>
                <w:ilvl w:val="-1"/>
                <w:numId w:val="0"/>
              </w:numPr>
              <w:jc w:val="left"/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1F7C409A">
            <w:pPr>
              <w:widowControl/>
              <w:numPr>
                <w:ilvl w:val="-1"/>
                <w:numId w:val="0"/>
              </w:numPr>
              <w:jc w:val="left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应用操作：</w:t>
            </w:r>
          </w:p>
          <w:p w14:paraId="6B304987">
            <w:pPr>
              <w:widowControl/>
              <w:numPr>
                <w:ilvl w:val="-1"/>
                <w:numId w:val="0"/>
              </w:numPr>
              <w:jc w:val="left"/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用户修改Domain ID后，点击【应用】按钮，提示用户：您已更新 Domain ID，将重启设备，新的 Domain ID 配置才能生效。</w:t>
            </w:r>
          </w:p>
          <w:p w14:paraId="2D52F17D">
            <w:pPr>
              <w:widowControl/>
              <w:numPr>
                <w:ilvl w:val="-1"/>
                <w:numId w:val="0"/>
              </w:numPr>
              <w:jc w:val="left"/>
              <w:rPr>
                <w:del w:id="25" w:author="毕迎欣" w:date="2026-09-21T19:41:07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del w:id="26" w:author="毕迎欣" w:date="2026-09-21T19:41:0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当输入IP地址、Domain ID输入完成后，点击【应用】按钮后，可保存到配置文件中；</w:delText>
              </w:r>
            </w:del>
          </w:p>
          <w:p w14:paraId="07E38C82">
            <w:pPr>
              <w:widowControl/>
              <w:numPr>
                <w:ilvl w:val="-1"/>
                <w:numId w:val="0"/>
              </w:numPr>
              <w:jc w:val="left"/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1A08CAB3">
            <w:pPr>
              <w:widowControl/>
              <w:numPr>
                <w:ilvl w:val="-1"/>
                <w:numId w:val="0"/>
              </w:numPr>
              <w:jc w:val="left"/>
              <w:rPr>
                <w:del w:id="27" w:author="毕迎欣" w:date="2026-09-21T19:40:20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del w:id="28" w:author="毕迎欣" w:date="2026-09-21T19:40:2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重新加载：</w:delText>
              </w:r>
            </w:del>
          </w:p>
          <w:p w14:paraId="6629AB39">
            <w:pPr>
              <w:numPr>
                <w:ilvl w:val="-1"/>
                <w:numId w:val="0"/>
              </w:numPr>
              <w:rPr>
                <w:del w:id="29" w:author="毕迎欣" w:date="2026-09-21T19:40:20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del w:id="30" w:author="毕迎欣" w:date="2026-09-21T19:40:2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仅未连接状态时，点击【重新加载】按钮，可将文件中的IP地址、Domain ID显示在输入框中。</w:delText>
              </w:r>
            </w:del>
          </w:p>
          <w:p w14:paraId="266D0164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35BED06B">
            <w:pPr>
              <w:numPr>
                <w:ilvl w:val="-1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连接急停盒：</w:t>
            </w:r>
          </w:p>
          <w:p w14:paraId="2C5CABAD">
            <w:pPr>
              <w:numPr>
                <w:ilvl w:val="-1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用户通过USB串口连接急停盒，串口下拉框可选择串口配置连接无线急停盒。</w:t>
            </w:r>
          </w:p>
        </w:tc>
      </w:tr>
      <w:tr w14:paraId="597E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7" w:type="pct"/>
          </w:tcPr>
          <w:p w14:paraId="76CD5DD5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其他事件流：</w:t>
            </w:r>
          </w:p>
        </w:tc>
        <w:tc>
          <w:tcPr>
            <w:tcW w:w="3722" w:type="pct"/>
          </w:tcPr>
          <w:p w14:paraId="5AB21D47">
            <w:pPr>
              <w:numPr>
                <w:ilvl w:val="0"/>
                <w:numId w:val="0"/>
              </w:numPr>
              <w:rPr>
                <w:rFonts w:hint="default" w:ascii="宋体" w:hAnsi="宋体" w:eastAsia="宋体" w:cs="Arial Unicode MS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Arial Unicode MS"/>
                <w:kern w:val="2"/>
                <w:szCs w:val="24"/>
                <w:lang w:val="en-US" w:eastAsia="zh-CN" w:bidi="ar-SA"/>
              </w:rPr>
              <w:t>无</w:t>
            </w:r>
          </w:p>
        </w:tc>
      </w:tr>
      <w:tr w14:paraId="113C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77" w:type="pct"/>
          </w:tcPr>
          <w:p w14:paraId="3017582E">
            <w:pPr>
              <w:rPr>
                <w:rFonts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  <w:t>异常事件流：</w:t>
            </w:r>
          </w:p>
        </w:tc>
        <w:tc>
          <w:tcPr>
            <w:tcW w:w="3722" w:type="pct"/>
          </w:tcPr>
          <w:p w14:paraId="58CD39F5">
            <w:pP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  <w:t>无</w:t>
            </w:r>
          </w:p>
        </w:tc>
      </w:tr>
      <w:tr w14:paraId="3F16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77" w:type="pct"/>
          </w:tcPr>
          <w:p w14:paraId="632C001C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后置条件：</w:t>
            </w:r>
          </w:p>
        </w:tc>
        <w:tc>
          <w:tcPr>
            <w:tcW w:w="3722" w:type="pct"/>
          </w:tcPr>
          <w:p w14:paraId="5ECA7E3C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配置工具与机器人连接后可操作配置工具其他功能。</w:t>
            </w:r>
          </w:p>
        </w:tc>
      </w:tr>
    </w:tbl>
    <w:p w14:paraId="42236407">
      <w:pPr>
        <w:rPr>
          <w:rFonts w:ascii="Calibri" w:hAnsi="Calibri" w:eastAsia="宋体" w:cs="Times New Roman"/>
          <w:kern w:val="2"/>
          <w:szCs w:val="24"/>
          <w:lang w:val="en-US" w:eastAsia="zh-CN" w:bidi="ar-SA"/>
        </w:rPr>
      </w:pPr>
    </w:p>
    <w:p w14:paraId="1A5FA0D3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功能流程</w:t>
      </w:r>
    </w:p>
    <w:p w14:paraId="61B0DB66">
      <w:pPr>
        <w:spacing w:line="360" w:lineRule="auto"/>
        <w:ind w:firstLine="420"/>
        <w:rPr>
          <w:rFonts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089AAA6B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产品界面原型</w:t>
      </w:r>
    </w:p>
    <w:p w14:paraId="079ABE96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del w:id="31" w:author="毕迎欣" w:date="2026-09-21T19:41:24Z">
        <w:r>
          <w:rPr>
            <w:rFonts w:hint="eastAsia" w:ascii="Calibri" w:hAnsi="Calibri" w:eastAsia="宋体" w:cs="Times New Roman"/>
            <w:kern w:val="2"/>
            <w:szCs w:val="24"/>
            <w:lang w:val="en-US" w:eastAsia="zh-CN" w:bidi="ar-SA"/>
          </w:rPr>
          <w:drawing>
            <wp:inline distT="0" distB="0" distL="114300" distR="114300">
              <wp:extent cx="5245100" cy="3074670"/>
              <wp:effectExtent l="0" t="0" r="0" b="11430"/>
              <wp:docPr id="9" name="图片 6" descr="IMG_2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图片 6" descr="IMG_256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45100" cy="3074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4B19A049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</w:p>
    <w:p w14:paraId="6A1FAB61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  <w:drawing>
          <wp:inline distT="0" distB="0" distL="114300" distR="114300">
            <wp:extent cx="5270500" cy="308737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3F20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  <w:drawing>
          <wp:inline distT="0" distB="0" distL="114300" distR="114300">
            <wp:extent cx="5269865" cy="312039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0990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  <w:drawing>
          <wp:inline distT="0" distB="0" distL="114300" distR="114300">
            <wp:extent cx="5269865" cy="310578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A0EA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  <w:drawing>
          <wp:inline distT="0" distB="0" distL="114300" distR="114300">
            <wp:extent cx="5272405" cy="3128645"/>
            <wp:effectExtent l="0" t="0" r="1079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07EF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</w:p>
    <w:p w14:paraId="55911B09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14" w:name="_Toc21337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无线急停盒配置</w:t>
      </w:r>
      <w:bookmarkEnd w:id="14"/>
    </w:p>
    <w:p w14:paraId="6489483B">
      <w:pPr>
        <w:numPr>
          <w:ilvl w:val="2"/>
          <w:numId w:val="1"/>
        </w:numPr>
        <w:spacing w:line="360" w:lineRule="auto"/>
        <w:ind w:left="709" w:hanging="709"/>
        <w:outlineLvl w:val="2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15" w:name="_Toc8299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无线急停盒配置</w:t>
      </w:r>
      <w:bookmarkEnd w:id="15"/>
    </w:p>
    <w:p w14:paraId="5FBEB52F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需求说明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ab/>
      </w:r>
    </w:p>
    <w:p w14:paraId="737200F1">
      <w:pPr>
        <w:spacing w:line="360" w:lineRule="auto"/>
        <w:ind w:firstLine="42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用户通过配置工具配置无线急停盒的通信参数。</w:t>
      </w:r>
    </w:p>
    <w:p w14:paraId="23B91896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功能用例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6345"/>
      </w:tblGrid>
      <w:tr w14:paraId="51E3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63D38177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用例名称：</w:t>
            </w:r>
          </w:p>
        </w:tc>
        <w:tc>
          <w:tcPr>
            <w:tcW w:w="3722" w:type="pct"/>
          </w:tcPr>
          <w:p w14:paraId="2AB19875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无线急停盒配置</w:t>
            </w:r>
          </w:p>
        </w:tc>
      </w:tr>
      <w:tr w14:paraId="2955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31F2177F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角色：</w:t>
            </w:r>
          </w:p>
        </w:tc>
        <w:tc>
          <w:tcPr>
            <w:tcW w:w="3722" w:type="pct"/>
          </w:tcPr>
          <w:p w14:paraId="270CE143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--</w:t>
            </w:r>
          </w:p>
        </w:tc>
      </w:tr>
      <w:tr w14:paraId="4045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5983F20D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用例说明：</w:t>
            </w:r>
          </w:p>
        </w:tc>
        <w:tc>
          <w:tcPr>
            <w:tcW w:w="3722" w:type="pct"/>
          </w:tcPr>
          <w:p w14:paraId="4AA2D363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用户可以通过配置工具配置无线急停盒的参数。</w:t>
            </w:r>
          </w:p>
        </w:tc>
      </w:tr>
      <w:tr w14:paraId="7B60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03F181D1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前置条件：</w:t>
            </w:r>
          </w:p>
        </w:tc>
        <w:tc>
          <w:tcPr>
            <w:tcW w:w="3722" w:type="pct"/>
          </w:tcPr>
          <w:p w14:paraId="7AE3D63D">
            <w:pPr>
              <w:numPr>
                <w:ilvl w:val="0"/>
                <w:numId w:val="2"/>
              </w:numP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登录配置工具</w:t>
            </w:r>
          </w:p>
          <w:p w14:paraId="25626C52">
            <w:pPr>
              <w:numPr>
                <w:ilvl w:val="0"/>
                <w:numId w:val="2"/>
              </w:num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已连接机器人</w:t>
            </w:r>
          </w:p>
          <w:p w14:paraId="1DE5B3FB">
            <w:pPr>
              <w:numPr>
                <w:ilvl w:val="0"/>
                <w:numId w:val="2"/>
              </w:num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通过USB串口连接急停盒</w:t>
            </w:r>
          </w:p>
        </w:tc>
      </w:tr>
      <w:tr w14:paraId="4348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7" w:type="pct"/>
          </w:tcPr>
          <w:p w14:paraId="2736EF3D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基本事件流：</w:t>
            </w:r>
          </w:p>
        </w:tc>
        <w:tc>
          <w:tcPr>
            <w:tcW w:w="3722" w:type="pct"/>
          </w:tcPr>
          <w:p w14:paraId="4EDDE6F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入口：一级目录无线急停盒配置</w:t>
            </w:r>
          </w:p>
          <w:p w14:paraId="6430A687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33" w:author="毕迎欣" w:date="2026-09-21T19:45:0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二级</w:t>
              </w:r>
            </w:ins>
            <w:ins w:id="34" w:author="毕迎欣" w:date="2026-09-21T19:45:09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目录：</w:t>
              </w:r>
            </w:ins>
            <w:ins w:id="35" w:author="毕迎欣" w:date="2026-09-21T19:45:2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LoRa、GFSK</w:t>
              </w:r>
            </w:ins>
          </w:p>
          <w:p w14:paraId="2F3C268A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3220A26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无线急停盒配置：</w:t>
            </w:r>
          </w:p>
          <w:p w14:paraId="7E664093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急停盒DeviceID：显示当前连接的急停盒DeviceID。</w:t>
            </w:r>
          </w:p>
          <w:p w14:paraId="42C59711">
            <w:pPr>
              <w:numPr>
                <w:ilvl w:val="0"/>
                <w:numId w:val="3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PIN码：急停盒PIN码，可读取PIN码，配置出厂PIN码。</w:t>
            </w:r>
          </w:p>
          <w:p w14:paraId="1653D808">
            <w:pPr>
              <w:numPr>
                <w:ilvl w:val="0"/>
                <w:numId w:val="3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通信参数配置：急停盒通信参数，可读取参数、配置参数、恢复默认参数。</w:t>
            </w:r>
          </w:p>
          <w:p w14:paraId="4857FA3C">
            <w:pPr>
              <w:numPr>
                <w:ilvl w:val="0"/>
                <w:numId w:val="0"/>
              </w:numPr>
              <w:rPr>
                <w:ins w:id="36" w:author="毕迎欣" w:date="2026-09-21T19:52:41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37" w:author="毕迎欣" w:date="2026-09-21T19:52:4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操作</w:t>
              </w:r>
            </w:ins>
            <w:ins w:id="38" w:author="毕迎欣" w:date="2026-09-21T19:52:4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：</w:t>
              </w:r>
            </w:ins>
          </w:p>
          <w:p w14:paraId="0B9C6540">
            <w:pPr>
              <w:numPr>
                <w:ilvl w:val="0"/>
                <w:numId w:val="0"/>
              </w:numPr>
              <w:rPr>
                <w:ins w:id="39" w:author="毕迎欣" w:date="2026-09-21T19:53:34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40" w:author="毕迎欣" w:date="2026-09-21T19:53:1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读取</w:t>
              </w:r>
            </w:ins>
            <w:ins w:id="41" w:author="毕迎欣" w:date="2026-09-21T19:53:1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42" w:author="毕迎欣" w:date="2026-09-21T19:53:0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：</w:t>
              </w:r>
            </w:ins>
            <w:ins w:id="43" w:author="毕迎欣" w:date="2026-09-21T19:53:25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点击</w:t>
              </w:r>
            </w:ins>
            <w:ins w:id="44" w:author="毕迎欣" w:date="2026-09-21T19:53:2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【</w:t>
              </w:r>
            </w:ins>
            <w:ins w:id="45" w:author="毕迎欣" w:date="2026-09-21T19:53:2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读取</w:t>
              </w:r>
            </w:ins>
            <w:ins w:id="46" w:author="毕迎欣" w:date="2026-09-21T19:53:29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47" w:author="毕迎欣" w:date="2026-09-21T19:53:2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】</w:t>
              </w:r>
            </w:ins>
            <w:ins w:id="48" w:author="毕迎欣" w:date="2026-09-21T19:53:3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可</w:t>
              </w:r>
            </w:ins>
            <w:ins w:id="49" w:author="毕迎欣" w:date="2026-09-21T19:52:4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显示</w:t>
              </w:r>
            </w:ins>
            <w:ins w:id="50" w:author="毕迎欣" w:date="2026-09-21T19:52:49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急停盒</w:t>
              </w:r>
            </w:ins>
            <w:ins w:id="51" w:author="毕迎欣" w:date="2026-09-21T19:52:5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LoRa</w:t>
              </w:r>
            </w:ins>
            <w:ins w:id="52" w:author="毕迎欣" w:date="2026-09-21T19:52:5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/</w:t>
              </w:r>
            </w:ins>
            <w:ins w:id="53" w:author="毕迎欣" w:date="2026-09-21T19:52:5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GFSK</w:t>
              </w:r>
            </w:ins>
            <w:ins w:id="54" w:author="毕迎欣" w:date="2026-09-21T19:53:0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通信</w:t>
              </w:r>
            </w:ins>
            <w:ins w:id="55" w:author="毕迎欣" w:date="2026-09-21T19:53:0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56" w:author="毕迎欣" w:date="2026-09-21T19:53:0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；</w:t>
              </w:r>
            </w:ins>
          </w:p>
          <w:p w14:paraId="378E2D22">
            <w:pPr>
              <w:numPr>
                <w:ilvl w:val="0"/>
                <w:numId w:val="0"/>
              </w:numPr>
              <w:rPr>
                <w:ins w:id="57" w:author="毕迎欣" w:date="2026-09-21T19:54:08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58" w:author="毕迎欣" w:date="2026-09-21T19:53:35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配置</w:t>
              </w:r>
            </w:ins>
            <w:ins w:id="59" w:author="毕迎欣" w:date="2026-09-21T19:53:3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参数：</w:t>
              </w:r>
            </w:ins>
            <w:ins w:id="60" w:author="毕迎欣" w:date="2026-09-21T19:53:4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用户</w:t>
              </w:r>
            </w:ins>
            <w:ins w:id="61" w:author="毕迎欣" w:date="2026-09-21T19:53:4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对</w:t>
              </w:r>
            </w:ins>
            <w:ins w:id="62" w:author="毕迎欣" w:date="2026-09-21T19:53:45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通信</w:t>
              </w:r>
            </w:ins>
            <w:ins w:id="63" w:author="毕迎欣" w:date="2026-09-21T19:53:4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64" w:author="毕迎欣" w:date="2026-09-21T19:53:4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修改</w:t>
              </w:r>
            </w:ins>
            <w:ins w:id="65" w:author="毕迎欣" w:date="2026-09-21T19:53:5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后，</w:t>
              </w:r>
            </w:ins>
            <w:ins w:id="66" w:author="毕迎欣" w:date="2026-09-21T19:53:5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点击</w:t>
              </w:r>
            </w:ins>
            <w:ins w:id="67" w:author="毕迎欣" w:date="2026-09-21T19:53:5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【</w:t>
              </w:r>
            </w:ins>
            <w:ins w:id="68" w:author="毕迎欣" w:date="2026-09-21T19:53:5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配置参数】</w:t>
              </w:r>
            </w:ins>
            <w:ins w:id="69" w:author="毕迎欣" w:date="2026-09-21T19:54:0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将</w:t>
              </w:r>
            </w:ins>
            <w:ins w:id="70" w:author="毕迎欣" w:date="2026-09-21T19:54:0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通信</w:t>
              </w:r>
            </w:ins>
            <w:ins w:id="71" w:author="毕迎欣" w:date="2026-09-21T19:54:0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72" w:author="毕迎欣" w:date="2026-09-21T19:54:0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配置</w:t>
              </w:r>
            </w:ins>
            <w:ins w:id="73" w:author="毕迎欣" w:date="2026-09-21T19:54:04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到</w:t>
              </w:r>
            </w:ins>
            <w:ins w:id="74" w:author="毕迎欣" w:date="2026-09-21T19:54:0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急停盒上</w:t>
              </w:r>
            </w:ins>
            <w:ins w:id="75" w:author="毕迎欣" w:date="2026-09-21T19:54:0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；</w:t>
              </w:r>
            </w:ins>
          </w:p>
          <w:p w14:paraId="3AD8E0F8">
            <w:pPr>
              <w:numPr>
                <w:ilvl w:val="0"/>
                <w:numId w:val="0"/>
              </w:numPr>
              <w:rPr>
                <w:ins w:id="76" w:author="毕迎欣" w:date="2026-09-21T19:53:04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77" w:author="毕迎欣" w:date="2026-09-21T19:54:1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恢复默认</w:t>
              </w:r>
            </w:ins>
            <w:ins w:id="78" w:author="毕迎欣" w:date="2026-09-21T19:54:1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79" w:author="毕迎欣" w:date="2026-09-21T19:54:14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：</w:t>
              </w:r>
            </w:ins>
            <w:ins w:id="80" w:author="毕迎欣" w:date="2026-09-21T19:54:2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点击【</w:t>
              </w:r>
            </w:ins>
            <w:ins w:id="81" w:author="毕迎欣" w:date="2026-09-21T19:54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默认</w:t>
              </w:r>
            </w:ins>
            <w:ins w:id="82" w:author="毕迎欣" w:date="2026-09-21T19:54:3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83" w:author="毕迎欣" w:date="2026-09-21T19:54:2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】</w:t>
              </w:r>
            </w:ins>
            <w:ins w:id="84" w:author="毕迎欣" w:date="2026-09-21T19:54:3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，</w:t>
              </w:r>
            </w:ins>
            <w:ins w:id="85" w:author="毕迎欣" w:date="2026-09-21T19:54:5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将</w:t>
              </w:r>
            </w:ins>
            <w:ins w:id="86" w:author="毕迎欣" w:date="2026-09-21T19:54:5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默认</w:t>
              </w:r>
            </w:ins>
            <w:ins w:id="87" w:author="毕迎欣" w:date="2026-09-21T19:54:5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通信</w:t>
              </w:r>
            </w:ins>
            <w:ins w:id="88" w:author="毕迎欣" w:date="2026-09-21T19:54:59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89" w:author="毕迎欣" w:date="2026-09-21T19:55:0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配置</w:t>
              </w:r>
            </w:ins>
            <w:ins w:id="90" w:author="毕迎欣" w:date="2026-09-21T19:55:0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到</w:t>
              </w:r>
            </w:ins>
            <w:ins w:id="91" w:author="毕迎欣" w:date="2026-09-21T19:55:02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急停盒</w:t>
              </w:r>
            </w:ins>
            <w:ins w:id="92" w:author="毕迎欣" w:date="2026-09-21T19:55:04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；</w:t>
              </w:r>
            </w:ins>
          </w:p>
          <w:p w14:paraId="41E9F67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2EFC61E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93" w:author="毕迎欣" w:date="2026-09-21T19:49:45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LoRa</w:t>
              </w:r>
            </w:ins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通信参数：</w:t>
            </w:r>
          </w:p>
          <w:p w14:paraId="5878C05E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参数标志</w:t>
            </w:r>
          </w:p>
          <w:p w14:paraId="5528B5DA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操作类型</w:t>
            </w:r>
          </w:p>
          <w:p w14:paraId="66680D91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信道扫描方式</w:t>
            </w:r>
          </w:p>
          <w:p w14:paraId="4ADDDA02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分组模式</w:t>
            </w:r>
          </w:p>
          <w:p w14:paraId="6C194A6A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心跳包开关</w:t>
            </w:r>
          </w:p>
          <w:p w14:paraId="1C0ACBE0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无线急停开关</w:t>
            </w:r>
          </w:p>
          <w:p w14:paraId="00BC29F7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物理层CRC开关</w:t>
            </w:r>
          </w:p>
          <w:p w14:paraId="3F9BA52F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频段</w:t>
            </w:r>
          </w:p>
          <w:p w14:paraId="419C7CC8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发射功率</w:t>
            </w:r>
          </w:p>
          <w:p w14:paraId="5BBDD5A0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信道中心频率偏移</w:t>
            </w:r>
          </w:p>
          <w:p w14:paraId="66D01D87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负载字节长度</w:t>
            </w:r>
          </w:p>
          <w:p w14:paraId="52DB4C49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信号接收强度门槛</w:t>
            </w:r>
          </w:p>
          <w:p w14:paraId="7E7DCFB1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心跳包间隔</w:t>
            </w:r>
          </w:p>
          <w:p w14:paraId="57ADCD70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心跳丢失判断门槛</w:t>
            </w:r>
          </w:p>
          <w:p w14:paraId="56C3C2FA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接收带宽</w:t>
            </w:r>
          </w:p>
          <w:p w14:paraId="2850B80E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扩频因子</w:t>
            </w:r>
          </w:p>
          <w:p w14:paraId="2BD6D4DE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编码率</w:t>
            </w:r>
          </w:p>
          <w:p w14:paraId="7B376893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报头类型</w:t>
            </w:r>
          </w:p>
          <w:p w14:paraId="1A22F3A7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前导码长度</w:t>
            </w:r>
          </w:p>
          <w:p w14:paraId="6CBE6B58">
            <w:pPr>
              <w:numPr>
                <w:ilvl w:val="0"/>
                <w:numId w:val="4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同步字</w:t>
            </w:r>
          </w:p>
          <w:p w14:paraId="1EF68254">
            <w:pPr>
              <w:numPr>
                <w:ilvl w:val="0"/>
                <w:numId w:val="0"/>
              </w:numPr>
              <w:rPr>
                <w:ins w:id="94" w:author="毕迎欣" w:date="2026-09-21T19:49:50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5C7477C0">
            <w:pPr>
              <w:numPr>
                <w:ilvl w:val="0"/>
                <w:numId w:val="0"/>
              </w:numPr>
              <w:rPr>
                <w:ins w:id="95" w:author="毕迎欣" w:date="2026-09-21T19:50:08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96" w:author="毕迎欣" w:date="2026-09-21T19:49:54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GFSK</w:t>
              </w:r>
            </w:ins>
            <w:ins w:id="97" w:author="毕迎欣" w:date="2026-09-21T19:49:56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通信</w:t>
              </w:r>
            </w:ins>
            <w:ins w:id="98" w:author="毕迎欣" w:date="2026-09-21T19:49:57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参数</w:t>
              </w:r>
            </w:ins>
            <w:ins w:id="99" w:author="毕迎欣" w:date="2026-09-21T19:49:5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：</w:t>
              </w:r>
            </w:ins>
          </w:p>
          <w:p w14:paraId="3AE67D79">
            <w:pPr>
              <w:numPr>
                <w:ilvl w:val="0"/>
                <w:numId w:val="5"/>
              </w:numPr>
              <w:ind w:left="425" w:hanging="425"/>
              <w:rPr>
                <w:ins w:id="100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01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参数标志</w:t>
              </w:r>
            </w:ins>
          </w:p>
          <w:p w14:paraId="62928CC8">
            <w:pPr>
              <w:numPr>
                <w:ilvl w:val="0"/>
                <w:numId w:val="5"/>
              </w:numPr>
              <w:ind w:left="425" w:hanging="425"/>
              <w:rPr>
                <w:ins w:id="102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03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操作类型</w:t>
              </w:r>
            </w:ins>
          </w:p>
          <w:p w14:paraId="5E5670CE">
            <w:pPr>
              <w:numPr>
                <w:ilvl w:val="0"/>
                <w:numId w:val="5"/>
              </w:numPr>
              <w:ind w:left="425" w:hanging="425"/>
              <w:rPr>
                <w:ins w:id="104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05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信道扫描方式</w:t>
              </w:r>
            </w:ins>
          </w:p>
          <w:p w14:paraId="3C068E34">
            <w:pPr>
              <w:numPr>
                <w:ilvl w:val="0"/>
                <w:numId w:val="5"/>
              </w:numPr>
              <w:ind w:left="425" w:hanging="425"/>
              <w:rPr>
                <w:ins w:id="106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07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分组模式</w:t>
              </w:r>
            </w:ins>
          </w:p>
          <w:p w14:paraId="0FD62E07">
            <w:pPr>
              <w:numPr>
                <w:ilvl w:val="0"/>
                <w:numId w:val="5"/>
              </w:numPr>
              <w:ind w:left="425" w:hanging="425"/>
              <w:rPr>
                <w:ins w:id="108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09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心跳包开关</w:t>
              </w:r>
            </w:ins>
          </w:p>
          <w:p w14:paraId="3FD8B9DF">
            <w:pPr>
              <w:numPr>
                <w:ilvl w:val="0"/>
                <w:numId w:val="5"/>
              </w:numPr>
              <w:ind w:left="425" w:hanging="425"/>
              <w:rPr>
                <w:ins w:id="110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11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无线急停开关</w:t>
              </w:r>
            </w:ins>
          </w:p>
          <w:p w14:paraId="477034C1">
            <w:pPr>
              <w:numPr>
                <w:ilvl w:val="0"/>
                <w:numId w:val="5"/>
              </w:numPr>
              <w:ind w:left="425" w:hanging="425"/>
              <w:rPr>
                <w:ins w:id="112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13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物理层CRC开关</w:t>
              </w:r>
            </w:ins>
          </w:p>
          <w:p w14:paraId="6694D198">
            <w:pPr>
              <w:numPr>
                <w:ilvl w:val="0"/>
                <w:numId w:val="5"/>
              </w:numPr>
              <w:ind w:left="425" w:hanging="425"/>
              <w:rPr>
                <w:ins w:id="114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15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频段</w:t>
              </w:r>
            </w:ins>
          </w:p>
          <w:p w14:paraId="562D13C0">
            <w:pPr>
              <w:numPr>
                <w:ilvl w:val="0"/>
                <w:numId w:val="5"/>
              </w:numPr>
              <w:ind w:left="425" w:hanging="425"/>
              <w:rPr>
                <w:ins w:id="116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17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发射功率</w:t>
              </w:r>
            </w:ins>
          </w:p>
          <w:p w14:paraId="0BA3554A">
            <w:pPr>
              <w:numPr>
                <w:ilvl w:val="0"/>
                <w:numId w:val="5"/>
              </w:numPr>
              <w:ind w:left="425" w:hanging="425"/>
              <w:rPr>
                <w:ins w:id="118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19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信道中心频率偏移</w:t>
              </w:r>
            </w:ins>
          </w:p>
          <w:p w14:paraId="7DC05057">
            <w:pPr>
              <w:numPr>
                <w:ilvl w:val="0"/>
                <w:numId w:val="5"/>
              </w:numPr>
              <w:ind w:left="425" w:hanging="425"/>
              <w:rPr>
                <w:ins w:id="120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21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负载字节长度</w:t>
              </w:r>
            </w:ins>
          </w:p>
          <w:p w14:paraId="31F224AE">
            <w:pPr>
              <w:numPr>
                <w:ilvl w:val="0"/>
                <w:numId w:val="5"/>
              </w:numPr>
              <w:ind w:left="425" w:hanging="425"/>
              <w:rPr>
                <w:ins w:id="122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23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信号接收强度门槛</w:t>
              </w:r>
            </w:ins>
          </w:p>
          <w:p w14:paraId="727B8366">
            <w:pPr>
              <w:numPr>
                <w:ilvl w:val="0"/>
                <w:numId w:val="5"/>
              </w:numPr>
              <w:ind w:left="425" w:hanging="425"/>
              <w:rPr>
                <w:ins w:id="124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25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心跳包间隔</w:t>
              </w:r>
            </w:ins>
          </w:p>
          <w:p w14:paraId="44F1EA86">
            <w:pPr>
              <w:numPr>
                <w:ilvl w:val="0"/>
                <w:numId w:val="5"/>
              </w:numPr>
              <w:ind w:left="425" w:hanging="425"/>
              <w:rPr>
                <w:ins w:id="126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27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心跳丢失判断门槛</w:t>
              </w:r>
            </w:ins>
          </w:p>
          <w:p w14:paraId="3BF87AF1">
            <w:pPr>
              <w:numPr>
                <w:ilvl w:val="0"/>
                <w:numId w:val="5"/>
              </w:numPr>
              <w:ind w:left="425" w:hanging="425"/>
              <w:rPr>
                <w:ins w:id="128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29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接收带宽</w:t>
              </w:r>
            </w:ins>
          </w:p>
          <w:p w14:paraId="29552791">
            <w:pPr>
              <w:numPr>
                <w:ilvl w:val="0"/>
                <w:numId w:val="5"/>
              </w:numPr>
              <w:ind w:left="425" w:hanging="425"/>
              <w:rPr>
                <w:ins w:id="130" w:author="毕迎欣" w:date="2026-09-21T19:52:02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31" w:author="毕迎欣" w:date="2026-09-21T19:51:53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码率</w:t>
              </w:r>
            </w:ins>
          </w:p>
          <w:p w14:paraId="4924F2D4">
            <w:pPr>
              <w:numPr>
                <w:ilvl w:val="0"/>
                <w:numId w:val="5"/>
              </w:numPr>
              <w:ind w:left="425" w:hanging="425"/>
              <w:rPr>
                <w:ins w:id="132" w:author="毕迎欣" w:date="2026-09-21T19:52:03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33" w:author="毕迎欣" w:date="2026-09-21T19:52:03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频偏</w:t>
              </w:r>
            </w:ins>
          </w:p>
          <w:p w14:paraId="5F35CE43">
            <w:pPr>
              <w:numPr>
                <w:ilvl w:val="0"/>
                <w:numId w:val="5"/>
              </w:numPr>
              <w:ind w:left="425" w:hanging="425"/>
              <w:rPr>
                <w:ins w:id="134" w:author="毕迎欣" w:date="2026-09-21T19:52:15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35" w:author="毕迎欣" w:date="2026-09-21T19:52:14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脉冲整形</w:t>
              </w:r>
            </w:ins>
          </w:p>
          <w:p w14:paraId="7C609183">
            <w:pPr>
              <w:numPr>
                <w:ilvl w:val="0"/>
                <w:numId w:val="5"/>
              </w:numPr>
              <w:ind w:left="425" w:hanging="425"/>
              <w:rPr>
                <w:ins w:id="136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37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前导码长度</w:t>
              </w:r>
            </w:ins>
          </w:p>
          <w:p w14:paraId="7DB09BDD">
            <w:pPr>
              <w:numPr>
                <w:ilvl w:val="0"/>
                <w:numId w:val="5"/>
              </w:numPr>
              <w:ind w:left="425" w:hanging="425"/>
              <w:rPr>
                <w:ins w:id="138" w:author="毕迎欣" w:date="2026-09-21T19:50:08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39" w:author="毕迎欣" w:date="2026-09-21T19:50:08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同步字</w:t>
              </w:r>
            </w:ins>
          </w:p>
          <w:p w14:paraId="777C49F9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</w:tc>
      </w:tr>
      <w:tr w14:paraId="31AC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7" w:type="pct"/>
          </w:tcPr>
          <w:p w14:paraId="2E44CCFB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其他事件流：</w:t>
            </w:r>
          </w:p>
        </w:tc>
        <w:tc>
          <w:tcPr>
            <w:tcW w:w="3722" w:type="pct"/>
          </w:tcPr>
          <w:p w14:paraId="66916044">
            <w:pPr>
              <w:numPr>
                <w:ilvl w:val="0"/>
                <w:numId w:val="0"/>
              </w:numPr>
              <w:rPr>
                <w:rFonts w:hint="default" w:ascii="宋体" w:hAnsi="宋体" w:eastAsia="宋体" w:cs="Arial Unicode MS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Arial Unicode MS"/>
                <w:kern w:val="2"/>
                <w:szCs w:val="24"/>
                <w:lang w:val="en-US" w:eastAsia="zh-CN" w:bidi="ar-SA"/>
              </w:rPr>
              <w:t>无</w:t>
            </w:r>
          </w:p>
        </w:tc>
      </w:tr>
      <w:tr w14:paraId="3D1F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77" w:type="pct"/>
          </w:tcPr>
          <w:p w14:paraId="3C94B1C6">
            <w:pPr>
              <w:rPr>
                <w:rFonts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  <w:t>异常事件流：</w:t>
            </w:r>
          </w:p>
        </w:tc>
        <w:tc>
          <w:tcPr>
            <w:tcW w:w="3722" w:type="pct"/>
          </w:tcPr>
          <w:p w14:paraId="5864B5F1">
            <w:pP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  <w:t>无</w:t>
            </w:r>
          </w:p>
        </w:tc>
      </w:tr>
      <w:tr w14:paraId="2FCE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77" w:type="pct"/>
          </w:tcPr>
          <w:p w14:paraId="1A668C80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后置条件：</w:t>
            </w:r>
          </w:p>
        </w:tc>
        <w:tc>
          <w:tcPr>
            <w:tcW w:w="3722" w:type="pct"/>
          </w:tcPr>
          <w:p w14:paraId="2D61E2B9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无</w:t>
            </w:r>
          </w:p>
        </w:tc>
      </w:tr>
    </w:tbl>
    <w:p w14:paraId="430138BF">
      <w:pPr>
        <w:rPr>
          <w:rFonts w:ascii="Calibri" w:hAnsi="Calibri" w:eastAsia="宋体" w:cs="Times New Roman"/>
          <w:kern w:val="2"/>
          <w:szCs w:val="24"/>
          <w:lang w:val="en-US" w:eastAsia="zh-CN" w:bidi="ar-SA"/>
        </w:rPr>
      </w:pPr>
    </w:p>
    <w:p w14:paraId="10FAAB87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功能流程</w:t>
      </w:r>
    </w:p>
    <w:p w14:paraId="0B3FBF49">
      <w:pPr>
        <w:spacing w:line="360" w:lineRule="auto"/>
        <w:ind w:firstLine="420"/>
        <w:rPr>
          <w:rFonts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169C4A84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产品界面原型</w:t>
      </w:r>
    </w:p>
    <w:p w14:paraId="60A63829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</w:p>
    <w:p w14:paraId="35A21A93">
      <w:pPr>
        <w:rPr>
          <w:ins w:id="140" w:author="毕迎欣" w:date="2026-09-21T19:46:59Z"/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ins w:id="141" w:author="毕迎欣" w:date="2026-09-21T19:46:58Z">
        <w:r>
          <w:rPr>
            <w:rFonts w:hint="eastAsia" w:ascii="Calibri" w:hAnsi="Calibri" w:eastAsia="宋体" w:cs="Times New Roman"/>
            <w:kern w:val="2"/>
            <w:szCs w:val="24"/>
            <w:lang w:val="en-US" w:eastAsia="zh-CN" w:bidi="ar-SA"/>
          </w:rPr>
          <w:drawing>
            <wp:inline distT="0" distB="0" distL="114300" distR="114300">
              <wp:extent cx="5272405" cy="3089910"/>
              <wp:effectExtent l="0" t="0" r="10795" b="8890"/>
              <wp:docPr id="6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5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2405" cy="308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C0673E2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  <w:ins w:id="143" w:author="毕迎欣" w:date="2026-09-21T19:47:11Z">
        <w:r>
          <w:rPr>
            <w:rFonts w:hint="eastAsia" w:ascii="Calibri" w:hAnsi="Calibri" w:eastAsia="宋体" w:cs="Times New Roman"/>
            <w:kern w:val="2"/>
            <w:szCs w:val="24"/>
            <w:lang w:val="en-US" w:eastAsia="zh-CN" w:bidi="ar-SA"/>
          </w:rPr>
          <w:drawing>
            <wp:inline distT="0" distB="0" distL="114300" distR="114300">
              <wp:extent cx="5274310" cy="3122295"/>
              <wp:effectExtent l="0" t="0" r="8890" b="1905"/>
              <wp:docPr id="7" name="图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图片 6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312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145" w:author="毕迎欣" w:date="2026-09-21T19:46:40Z">
        <w:r>
          <w:rPr>
            <w:rFonts w:hint="eastAsia" w:ascii="Calibri" w:hAnsi="Calibri" w:eastAsia="宋体" w:cs="Times New Roman"/>
            <w:kern w:val="2"/>
            <w:szCs w:val="24"/>
            <w:lang w:val="en-US" w:eastAsia="zh-CN" w:bidi="ar-SA"/>
          </w:rPr>
          <w:drawing>
            <wp:inline distT="0" distB="0" distL="114300" distR="114300">
              <wp:extent cx="5273040" cy="3178175"/>
              <wp:effectExtent l="0" t="0" r="10160" b="9525"/>
              <wp:docPr id="11" name="图片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图片 7"/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3040" cy="317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5A0DDC5">
      <w:pPr>
        <w:keepNext/>
        <w:keepLines/>
        <w:widowControl w:val="0"/>
        <w:numPr>
          <w:ilvl w:val="1"/>
          <w:numId w:val="1"/>
        </w:numPr>
        <w:spacing w:before="260" w:after="260" w:line="276" w:lineRule="auto"/>
        <w:ind w:left="567" w:hanging="567"/>
        <w:jc w:val="both"/>
        <w:outlineLvl w:val="1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16" w:name="_Toc32643"/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机器人急停板配置</w:t>
      </w:r>
      <w:bookmarkEnd w:id="16"/>
    </w:p>
    <w:p w14:paraId="39ED2062">
      <w:pPr>
        <w:numPr>
          <w:ilvl w:val="2"/>
          <w:numId w:val="1"/>
        </w:numPr>
        <w:spacing w:line="360" w:lineRule="auto"/>
        <w:ind w:left="709" w:hanging="709"/>
        <w:outlineLvl w:val="2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17" w:name="_Toc13571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机器人急停板配置</w:t>
      </w:r>
      <w:bookmarkEnd w:id="17"/>
    </w:p>
    <w:p w14:paraId="4667DE03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需求说明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ab/>
      </w:r>
    </w:p>
    <w:p w14:paraId="40ACBD03">
      <w:pPr>
        <w:spacing w:line="360" w:lineRule="auto"/>
        <w:ind w:firstLine="42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用户通过配置工具配置机器人急停板的通信参数。</w:t>
      </w:r>
    </w:p>
    <w:p w14:paraId="00FFEFEE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功能用例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6345"/>
      </w:tblGrid>
      <w:tr w14:paraId="33B5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7B8EC6F5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用例名称：</w:t>
            </w:r>
          </w:p>
        </w:tc>
        <w:tc>
          <w:tcPr>
            <w:tcW w:w="3722" w:type="pct"/>
          </w:tcPr>
          <w:p w14:paraId="1A904333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机器人急停板配置</w:t>
            </w:r>
          </w:p>
        </w:tc>
      </w:tr>
      <w:tr w14:paraId="3E7D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52DE5D41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角色：</w:t>
            </w:r>
          </w:p>
        </w:tc>
        <w:tc>
          <w:tcPr>
            <w:tcW w:w="3722" w:type="pct"/>
          </w:tcPr>
          <w:p w14:paraId="3150062F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--</w:t>
            </w:r>
          </w:p>
        </w:tc>
      </w:tr>
      <w:tr w14:paraId="2B59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529E2851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用例说明：</w:t>
            </w:r>
          </w:p>
        </w:tc>
        <w:tc>
          <w:tcPr>
            <w:tcW w:w="3722" w:type="pct"/>
          </w:tcPr>
          <w:p w14:paraId="4C71ECA7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用户可以通过配置工具配置机器人急停板的通信参数</w:t>
            </w:r>
          </w:p>
        </w:tc>
      </w:tr>
      <w:tr w14:paraId="1D9E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pct"/>
          </w:tcPr>
          <w:p w14:paraId="3BA3E89D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前置条件：</w:t>
            </w:r>
          </w:p>
        </w:tc>
        <w:tc>
          <w:tcPr>
            <w:tcW w:w="3722" w:type="pct"/>
          </w:tcPr>
          <w:p w14:paraId="2BD1BC91">
            <w:pPr>
              <w:numPr>
                <w:ilvl w:val="0"/>
                <w:numId w:val="6"/>
              </w:numP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登录配置工具</w:t>
            </w:r>
          </w:p>
          <w:p w14:paraId="1B247E96">
            <w:pPr>
              <w:numPr>
                <w:ilvl w:val="0"/>
                <w:numId w:val="6"/>
              </w:num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已连接机器人</w:t>
            </w:r>
          </w:p>
          <w:p w14:paraId="35B9C8B5">
            <w:pPr>
              <w:numPr>
                <w:ilvl w:val="0"/>
                <w:numId w:val="6"/>
              </w:num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通过USB串口连接急停盒</w:t>
            </w:r>
          </w:p>
        </w:tc>
      </w:tr>
      <w:tr w14:paraId="7C248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7" w:type="pct"/>
          </w:tcPr>
          <w:p w14:paraId="60727AE5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基本事件流：</w:t>
            </w:r>
          </w:p>
        </w:tc>
        <w:tc>
          <w:tcPr>
            <w:tcW w:w="3722" w:type="pct"/>
          </w:tcPr>
          <w:p w14:paraId="53827618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入口：一级目录机器人急停板配置</w:t>
            </w:r>
          </w:p>
          <w:p w14:paraId="48F6F6BF">
            <w:pPr>
              <w:numPr>
                <w:ilvl w:val="0"/>
                <w:numId w:val="0"/>
              </w:numPr>
              <w:rPr>
                <w:ins w:id="147" w:author="毕迎欣" w:date="2026-09-21T19:55:50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48" w:author="毕迎欣" w:date="2026-09-21T19:55:5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二级目录：LoRa、GFSK</w:t>
              </w:r>
            </w:ins>
          </w:p>
          <w:p w14:paraId="0D0454E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2B27EBD2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急停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板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配置：</w:t>
            </w:r>
          </w:p>
          <w:p w14:paraId="3BA3CB0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1、已绑定急停盒DeviceID：刷新可显示机器人急停板上绑定的急停盒DeviceID。</w:t>
            </w:r>
          </w:p>
          <w:p w14:paraId="37AC2C06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2、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通信参数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配置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机器人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急停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板通信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参数，可读取参数、配置参数、恢复默认参数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、同步配置急停盒参数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。</w:t>
            </w:r>
          </w:p>
          <w:p w14:paraId="42055D6E">
            <w:pPr>
              <w:numPr>
                <w:ilvl w:val="0"/>
                <w:numId w:val="0"/>
              </w:numPr>
              <w:rPr>
                <w:ins w:id="149" w:author="毕迎欣" w:date="2026-09-21T19:55:43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74DD0328">
            <w:pPr>
              <w:numPr>
                <w:ilvl w:val="0"/>
                <w:numId w:val="0"/>
              </w:numPr>
              <w:rPr>
                <w:ins w:id="150" w:author="毕迎欣" w:date="2026-09-21T19:55:30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51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操作：</w:t>
              </w:r>
            </w:ins>
          </w:p>
          <w:p w14:paraId="721781ED">
            <w:pPr>
              <w:numPr>
                <w:ilvl w:val="0"/>
                <w:numId w:val="0"/>
              </w:numPr>
              <w:rPr>
                <w:ins w:id="152" w:author="毕迎欣" w:date="2026-09-21T19:55:30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53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读取参数：点击【读取参数】可显示</w:t>
              </w:r>
            </w:ins>
            <w:ins w:id="154" w:author="毕迎欣" w:date="2026-09-21T19:56:43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急停板</w:t>
              </w:r>
            </w:ins>
            <w:ins w:id="155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LoRa/GFSK通信参数；</w:t>
              </w:r>
            </w:ins>
          </w:p>
          <w:p w14:paraId="22073877">
            <w:pPr>
              <w:numPr>
                <w:ilvl w:val="0"/>
                <w:numId w:val="0"/>
              </w:numPr>
              <w:rPr>
                <w:ins w:id="156" w:author="毕迎欣" w:date="2026-09-21T19:55:30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57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配置参数：用户对通信参数修改后，点击【配置参数】将通信参数配置到</w:t>
              </w:r>
            </w:ins>
            <w:ins w:id="158" w:author="毕迎欣" w:date="2026-09-21T19:56:45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急停板</w:t>
              </w:r>
            </w:ins>
            <w:ins w:id="159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上；</w:t>
              </w:r>
            </w:ins>
          </w:p>
          <w:p w14:paraId="2F64A846">
            <w:pPr>
              <w:numPr>
                <w:ilvl w:val="0"/>
                <w:numId w:val="0"/>
              </w:numPr>
              <w:rPr>
                <w:ins w:id="160" w:author="毕迎欣" w:date="2026-09-21T19:55:29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61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恢复默认参数：点击【默认参数】，将默认通信参数配置到</w:t>
              </w:r>
            </w:ins>
            <w:ins w:id="162" w:author="毕迎欣" w:date="2026-09-21T19:56:4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急停板</w:t>
              </w:r>
            </w:ins>
            <w:ins w:id="163" w:author="毕迎欣" w:date="2026-09-21T19:55:30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；</w:t>
              </w:r>
            </w:ins>
          </w:p>
          <w:p w14:paraId="15427922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del w:id="164" w:author="毕迎欣" w:date="2026-09-21T19:55:2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delText>（1）</w:delText>
              </w:r>
            </w:del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同步配置急停盒参数：读取急停盒通信参数，配置到急停板上。</w:t>
            </w:r>
          </w:p>
          <w:p w14:paraId="58A6B7CA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1B042F4B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出厂绑定：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向急停盒发送绑定请求指令，将急停盒的通信绑定密钥Kbind传输给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机器人</w:t>
            </w:r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上的急停板并存储</w:t>
            </w: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，实现出厂一对一绑定。</w:t>
            </w:r>
          </w:p>
          <w:p w14:paraId="1E2C5EB1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3BD5E26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65" w:author="毕迎欣" w:date="2026-09-21T19:55:58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LoRa</w:t>
              </w:r>
            </w:ins>
            <w:r>
              <w:rPr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  <w:t>通信参数：</w:t>
            </w:r>
          </w:p>
          <w:p w14:paraId="691D9D0D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参数标志</w:t>
            </w:r>
          </w:p>
          <w:p w14:paraId="7B0ECF0E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操作类型</w:t>
            </w:r>
          </w:p>
          <w:p w14:paraId="4535BF11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信道扫描方式</w:t>
            </w:r>
          </w:p>
          <w:p w14:paraId="170B5FF4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分组模式</w:t>
            </w:r>
          </w:p>
          <w:p w14:paraId="22A85E4C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心跳包开关</w:t>
            </w:r>
          </w:p>
          <w:p w14:paraId="192F61DD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无线急停开关</w:t>
            </w:r>
          </w:p>
          <w:p w14:paraId="184A611C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物理层CRC开关</w:t>
            </w:r>
          </w:p>
          <w:p w14:paraId="0290AA6D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频段</w:t>
            </w:r>
          </w:p>
          <w:p w14:paraId="026F8DCD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发射功率</w:t>
            </w:r>
          </w:p>
          <w:p w14:paraId="13E1D8BA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信道中心频率偏移</w:t>
            </w:r>
          </w:p>
          <w:p w14:paraId="4B945C3D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负载字节长度</w:t>
            </w:r>
          </w:p>
          <w:p w14:paraId="216D9737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信号接收强度门槛</w:t>
            </w:r>
          </w:p>
          <w:p w14:paraId="774CABF7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心跳包间隔</w:t>
            </w:r>
          </w:p>
          <w:p w14:paraId="5F76E1E5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心跳丢失判断门槛</w:t>
            </w:r>
          </w:p>
          <w:p w14:paraId="1A625E4E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接收带宽</w:t>
            </w:r>
          </w:p>
          <w:p w14:paraId="1E9C1E7C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扩频因子</w:t>
            </w:r>
          </w:p>
          <w:p w14:paraId="14FFC271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编码率</w:t>
            </w:r>
          </w:p>
          <w:p w14:paraId="39F12237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报头类型</w:t>
            </w:r>
          </w:p>
          <w:p w14:paraId="6541398F">
            <w:pPr>
              <w:numPr>
                <w:ilvl w:val="0"/>
                <w:numId w:val="7"/>
              </w:numPr>
              <w:ind w:left="425" w:hanging="425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前导码长度</w:t>
            </w:r>
          </w:p>
          <w:p w14:paraId="1324079C">
            <w:pPr>
              <w:numPr>
                <w:ilvl w:val="0"/>
                <w:numId w:val="7"/>
              </w:numPr>
              <w:ind w:left="425" w:hanging="425"/>
              <w:rPr>
                <w:ins w:id="166" w:author="毕迎欣" w:date="2026-09-21T19:56:0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  <w:t>同步字</w:t>
            </w:r>
          </w:p>
          <w:p w14:paraId="5493AE59">
            <w:pPr>
              <w:numPr>
                <w:ilvl w:val="-1"/>
                <w:numId w:val="0"/>
              </w:numPr>
              <w:ind w:left="0" w:firstLine="0"/>
              <w:rPr>
                <w:ins w:id="167" w:author="毕迎欣" w:date="2026-09-21T19:56:03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762D5839">
            <w:pPr>
              <w:numPr>
                <w:ilvl w:val="0"/>
                <w:numId w:val="0"/>
              </w:numPr>
              <w:rPr>
                <w:ins w:id="168" w:author="毕迎欣" w:date="2026-09-21T19:56:21Z"/>
                <w:rFonts w:hint="eastAsia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69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GFSK</w:t>
              </w:r>
            </w:ins>
            <w:ins w:id="170" w:author="毕迎欣" w:date="2026-09-21T19:56:21Z">
              <w:r>
                <w:rPr>
                  <w:rFonts w:hint="eastAsia" w:ascii="宋体" w:hAnsi="宋体" w:eastAsia="宋体" w:cs="宋体"/>
                  <w:kern w:val="2"/>
                  <w:szCs w:val="24"/>
                  <w:lang w:val="en-US" w:eastAsia="zh-CN" w:bidi="ar-SA"/>
                </w:rPr>
                <w:t>通信参数：</w:t>
              </w:r>
            </w:ins>
          </w:p>
          <w:p w14:paraId="6DDC2CD3">
            <w:pPr>
              <w:numPr>
                <w:ilvl w:val="0"/>
                <w:numId w:val="8"/>
              </w:numPr>
              <w:ind w:left="425" w:hanging="425"/>
              <w:rPr>
                <w:ins w:id="171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72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参数标志</w:t>
              </w:r>
            </w:ins>
          </w:p>
          <w:p w14:paraId="021D3195">
            <w:pPr>
              <w:numPr>
                <w:ilvl w:val="0"/>
                <w:numId w:val="8"/>
              </w:numPr>
              <w:ind w:left="425" w:hanging="425"/>
              <w:rPr>
                <w:ins w:id="173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74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操作类型</w:t>
              </w:r>
            </w:ins>
          </w:p>
          <w:p w14:paraId="3EFD3735">
            <w:pPr>
              <w:numPr>
                <w:ilvl w:val="0"/>
                <w:numId w:val="8"/>
              </w:numPr>
              <w:ind w:left="425" w:hanging="425"/>
              <w:rPr>
                <w:ins w:id="175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76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信道扫描方式</w:t>
              </w:r>
            </w:ins>
          </w:p>
          <w:p w14:paraId="75C0DA07">
            <w:pPr>
              <w:numPr>
                <w:ilvl w:val="0"/>
                <w:numId w:val="8"/>
              </w:numPr>
              <w:ind w:left="425" w:hanging="425"/>
              <w:rPr>
                <w:ins w:id="177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78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分组模式</w:t>
              </w:r>
            </w:ins>
          </w:p>
          <w:p w14:paraId="4B28F4B9">
            <w:pPr>
              <w:numPr>
                <w:ilvl w:val="0"/>
                <w:numId w:val="8"/>
              </w:numPr>
              <w:ind w:left="425" w:hanging="425"/>
              <w:rPr>
                <w:ins w:id="179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80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心跳包开关</w:t>
              </w:r>
            </w:ins>
          </w:p>
          <w:p w14:paraId="69DF2D6C">
            <w:pPr>
              <w:numPr>
                <w:ilvl w:val="0"/>
                <w:numId w:val="8"/>
              </w:numPr>
              <w:ind w:left="425" w:hanging="425"/>
              <w:rPr>
                <w:ins w:id="181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82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无线急停开关</w:t>
              </w:r>
            </w:ins>
          </w:p>
          <w:p w14:paraId="635F321E">
            <w:pPr>
              <w:numPr>
                <w:ilvl w:val="0"/>
                <w:numId w:val="8"/>
              </w:numPr>
              <w:ind w:left="425" w:hanging="425"/>
              <w:rPr>
                <w:ins w:id="183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84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物理层CRC开关</w:t>
              </w:r>
            </w:ins>
          </w:p>
          <w:p w14:paraId="636697A9">
            <w:pPr>
              <w:numPr>
                <w:ilvl w:val="0"/>
                <w:numId w:val="8"/>
              </w:numPr>
              <w:ind w:left="425" w:hanging="425"/>
              <w:rPr>
                <w:ins w:id="185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86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频段</w:t>
              </w:r>
            </w:ins>
          </w:p>
          <w:p w14:paraId="35F1AE3B">
            <w:pPr>
              <w:numPr>
                <w:ilvl w:val="0"/>
                <w:numId w:val="8"/>
              </w:numPr>
              <w:ind w:left="425" w:hanging="425"/>
              <w:rPr>
                <w:ins w:id="187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88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发射功率</w:t>
              </w:r>
            </w:ins>
          </w:p>
          <w:p w14:paraId="3B85C5E3">
            <w:pPr>
              <w:numPr>
                <w:ilvl w:val="0"/>
                <w:numId w:val="8"/>
              </w:numPr>
              <w:ind w:left="425" w:hanging="425"/>
              <w:rPr>
                <w:ins w:id="189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90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信道中心频率偏移</w:t>
              </w:r>
            </w:ins>
          </w:p>
          <w:p w14:paraId="60786E82">
            <w:pPr>
              <w:numPr>
                <w:ilvl w:val="0"/>
                <w:numId w:val="8"/>
              </w:numPr>
              <w:ind w:left="425" w:hanging="425"/>
              <w:rPr>
                <w:ins w:id="191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92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负载字节长度</w:t>
              </w:r>
            </w:ins>
          </w:p>
          <w:p w14:paraId="1A07645C">
            <w:pPr>
              <w:numPr>
                <w:ilvl w:val="0"/>
                <w:numId w:val="8"/>
              </w:numPr>
              <w:ind w:left="425" w:hanging="425"/>
              <w:rPr>
                <w:ins w:id="193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94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信号接收强度门槛</w:t>
              </w:r>
            </w:ins>
          </w:p>
          <w:p w14:paraId="3DAC78E5">
            <w:pPr>
              <w:numPr>
                <w:ilvl w:val="0"/>
                <w:numId w:val="8"/>
              </w:numPr>
              <w:ind w:left="425" w:hanging="425"/>
              <w:rPr>
                <w:ins w:id="195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96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心跳包间隔</w:t>
              </w:r>
            </w:ins>
          </w:p>
          <w:p w14:paraId="597D50ED">
            <w:pPr>
              <w:numPr>
                <w:ilvl w:val="0"/>
                <w:numId w:val="8"/>
              </w:numPr>
              <w:ind w:left="425" w:hanging="425"/>
              <w:rPr>
                <w:ins w:id="197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198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心跳丢失判断门槛</w:t>
              </w:r>
            </w:ins>
          </w:p>
          <w:p w14:paraId="2089601C">
            <w:pPr>
              <w:numPr>
                <w:ilvl w:val="0"/>
                <w:numId w:val="8"/>
              </w:numPr>
              <w:ind w:left="425" w:hanging="425"/>
              <w:rPr>
                <w:ins w:id="199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200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接收带宽</w:t>
              </w:r>
            </w:ins>
          </w:p>
          <w:p w14:paraId="79E57E01">
            <w:pPr>
              <w:numPr>
                <w:ilvl w:val="0"/>
                <w:numId w:val="8"/>
              </w:numPr>
              <w:ind w:left="425" w:hanging="425"/>
              <w:rPr>
                <w:ins w:id="201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202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码率</w:t>
              </w:r>
            </w:ins>
          </w:p>
          <w:p w14:paraId="1AE44E1F">
            <w:pPr>
              <w:numPr>
                <w:ilvl w:val="0"/>
                <w:numId w:val="8"/>
              </w:numPr>
              <w:ind w:left="425" w:hanging="425"/>
              <w:rPr>
                <w:ins w:id="203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204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频偏</w:t>
              </w:r>
            </w:ins>
          </w:p>
          <w:p w14:paraId="66F22D7D">
            <w:pPr>
              <w:numPr>
                <w:ilvl w:val="0"/>
                <w:numId w:val="8"/>
              </w:numPr>
              <w:ind w:left="425" w:hanging="425"/>
              <w:rPr>
                <w:ins w:id="205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206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脉冲整形</w:t>
              </w:r>
            </w:ins>
          </w:p>
          <w:p w14:paraId="2B919B68">
            <w:pPr>
              <w:numPr>
                <w:ilvl w:val="0"/>
                <w:numId w:val="8"/>
              </w:numPr>
              <w:ind w:left="425" w:hanging="425"/>
              <w:rPr>
                <w:ins w:id="207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208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前导码长度</w:t>
              </w:r>
            </w:ins>
          </w:p>
          <w:p w14:paraId="629DD179">
            <w:pPr>
              <w:numPr>
                <w:ilvl w:val="0"/>
                <w:numId w:val="8"/>
              </w:numPr>
              <w:ind w:left="425" w:hanging="425"/>
              <w:rPr>
                <w:ins w:id="209" w:author="毕迎欣" w:date="2026-09-21T19:56:21Z"/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  <w:ins w:id="210" w:author="毕迎欣" w:date="2026-09-21T19:56:21Z">
              <w:r>
                <w:rPr>
                  <w:rFonts w:hint="default" w:ascii="宋体" w:hAnsi="宋体" w:eastAsia="宋体" w:cs="宋体"/>
                  <w:kern w:val="2"/>
                  <w:szCs w:val="24"/>
                  <w:lang w:val="en-US" w:eastAsia="zh-CN" w:bidi="ar-SA"/>
                </w:rPr>
                <w:t>同步字</w:t>
              </w:r>
            </w:ins>
          </w:p>
          <w:p w14:paraId="7CEE4688">
            <w:pPr>
              <w:numPr>
                <w:ilvl w:val="-1"/>
                <w:numId w:val="0"/>
              </w:numPr>
              <w:ind w:left="0" w:firstLine="0"/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  <w:p w14:paraId="333C3073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kern w:val="2"/>
                <w:szCs w:val="24"/>
                <w:lang w:val="en-US" w:eastAsia="zh-CN" w:bidi="ar-SA"/>
              </w:rPr>
            </w:pPr>
          </w:p>
        </w:tc>
      </w:tr>
      <w:tr w14:paraId="440C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7" w:type="pct"/>
          </w:tcPr>
          <w:p w14:paraId="3B454EDF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其他事件流：</w:t>
            </w:r>
          </w:p>
        </w:tc>
        <w:tc>
          <w:tcPr>
            <w:tcW w:w="3722" w:type="pct"/>
          </w:tcPr>
          <w:p w14:paraId="3D84C331">
            <w:pPr>
              <w:numPr>
                <w:ilvl w:val="0"/>
                <w:numId w:val="0"/>
              </w:numPr>
              <w:rPr>
                <w:rFonts w:hint="default" w:ascii="宋体" w:hAnsi="宋体" w:eastAsia="宋体" w:cs="Arial Unicode MS"/>
                <w:kern w:val="2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Arial Unicode MS"/>
                <w:kern w:val="2"/>
                <w:szCs w:val="24"/>
                <w:lang w:val="en-US" w:eastAsia="zh-CN" w:bidi="ar-SA"/>
              </w:rPr>
              <w:t>无</w:t>
            </w:r>
          </w:p>
        </w:tc>
      </w:tr>
      <w:tr w14:paraId="4026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77" w:type="pct"/>
          </w:tcPr>
          <w:p w14:paraId="13118656">
            <w:pPr>
              <w:rPr>
                <w:rFonts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  <w:t>异常事件流：</w:t>
            </w:r>
          </w:p>
        </w:tc>
        <w:tc>
          <w:tcPr>
            <w:tcW w:w="3722" w:type="pct"/>
          </w:tcPr>
          <w:p w14:paraId="02D03A29">
            <w:pP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Cs w:val="24"/>
                <w:lang w:val="en-US" w:eastAsia="zh-CN" w:bidi="ar-SA"/>
              </w:rPr>
              <w:t>无</w:t>
            </w:r>
          </w:p>
        </w:tc>
      </w:tr>
      <w:tr w14:paraId="52A9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77" w:type="pct"/>
          </w:tcPr>
          <w:p w14:paraId="34AD0B02">
            <w:pPr>
              <w:rPr>
                <w:rFonts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后置条件：</w:t>
            </w:r>
          </w:p>
        </w:tc>
        <w:tc>
          <w:tcPr>
            <w:tcW w:w="3722" w:type="pct"/>
          </w:tcPr>
          <w:p w14:paraId="6D61EC5E">
            <w:pPr>
              <w:rPr>
                <w:rFonts w:hint="default" w:ascii="Calibri" w:hAnsi="Calibri" w:eastAsia="宋体" w:cs="Times New Roman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Cs w:val="24"/>
                <w:lang w:val="en-US" w:eastAsia="zh-CN" w:bidi="ar-SA"/>
              </w:rPr>
              <w:t>无</w:t>
            </w:r>
          </w:p>
        </w:tc>
      </w:tr>
    </w:tbl>
    <w:p w14:paraId="412D710D">
      <w:pPr>
        <w:rPr>
          <w:rFonts w:ascii="Calibri" w:hAnsi="Calibri" w:eastAsia="宋体" w:cs="Times New Roman"/>
          <w:kern w:val="2"/>
          <w:szCs w:val="24"/>
          <w:lang w:val="en-US" w:eastAsia="zh-CN" w:bidi="ar-SA"/>
        </w:rPr>
      </w:pPr>
    </w:p>
    <w:p w14:paraId="5EA41AC6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功能流程</w:t>
      </w:r>
    </w:p>
    <w:p w14:paraId="094DCA5E">
      <w:pPr>
        <w:spacing w:line="360" w:lineRule="auto"/>
        <w:ind w:firstLine="420"/>
        <w:rPr>
          <w:rFonts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345BE400">
      <w:pPr>
        <w:numPr>
          <w:ilvl w:val="3"/>
          <w:numId w:val="1"/>
        </w:numPr>
        <w:spacing w:line="360" w:lineRule="auto"/>
        <w:ind w:left="851" w:hanging="851"/>
        <w:outlineLvl w:val="3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产品界面原型</w:t>
      </w:r>
    </w:p>
    <w:p w14:paraId="5D969402">
      <w:pPr>
        <w:numPr>
          <w:ilvl w:val="0"/>
          <w:numId w:val="0"/>
        </w:numPr>
        <w:spacing w:line="360" w:lineRule="auto"/>
        <w:ind w:leftChars="0"/>
        <w:outlineLvl w:val="9"/>
        <w:rPr>
          <w:ins w:id="211" w:author="毕迎欣" w:date="2026-09-21T19:48:12Z"/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ins w:id="212" w:author="毕迎欣" w:date="2026-09-21T19:48:11Z">
        <w:r>
          <w:rPr>
            <w:rFonts w:hint="eastAsia" w:ascii="宋体" w:hAnsi="宋体" w:eastAsia="宋体" w:cs="宋体"/>
            <w:b/>
            <w:bCs/>
            <w:kern w:val="2"/>
            <w:sz w:val="24"/>
            <w:szCs w:val="24"/>
            <w:lang w:val="en-US" w:eastAsia="zh-CN" w:bidi="ar-SA"/>
          </w:rPr>
          <w:drawing>
            <wp:inline distT="0" distB="0" distL="114300" distR="114300">
              <wp:extent cx="5272405" cy="3104515"/>
              <wp:effectExtent l="0" t="0" r="10795" b="6985"/>
              <wp:docPr id="8" name="图片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图片 7"/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2405" cy="310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9C0A727">
      <w:pPr>
        <w:numPr>
          <w:ilvl w:val="0"/>
          <w:numId w:val="0"/>
        </w:numPr>
        <w:spacing w:line="360" w:lineRule="auto"/>
        <w:ind w:leftChars="0"/>
        <w:outlineLvl w:val="9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ins w:id="214" w:author="毕迎欣" w:date="2026-09-21T19:48:23Z">
        <w:r>
          <w:rPr>
            <w:rFonts w:hint="eastAsia" w:ascii="宋体" w:hAnsi="宋体" w:eastAsia="宋体" w:cs="宋体"/>
            <w:b/>
            <w:bCs/>
            <w:kern w:val="2"/>
            <w:sz w:val="24"/>
            <w:szCs w:val="24"/>
            <w:lang w:val="en-US" w:eastAsia="zh-CN" w:bidi="ar-SA"/>
          </w:rPr>
          <w:drawing>
            <wp:inline distT="0" distB="0" distL="114300" distR="114300">
              <wp:extent cx="5268595" cy="3106420"/>
              <wp:effectExtent l="0" t="0" r="1905" b="5080"/>
              <wp:docPr id="10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图片 8"/>
                      <pic:cNvPicPr>
                        <a:picLocks noChangeAspect="1"/>
                      </pic:cNvPicPr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8595" cy="3106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216" w:author="毕迎欣" w:date="2026-09-21T19:47:39Z">
        <w:r>
          <w:rPr>
            <w:rFonts w:hint="eastAsia" w:ascii="宋体" w:hAnsi="宋体" w:eastAsia="宋体" w:cs="宋体"/>
            <w:b/>
            <w:bCs/>
            <w:kern w:val="2"/>
            <w:sz w:val="24"/>
            <w:szCs w:val="24"/>
            <w:lang w:val="en-US" w:eastAsia="zh-CN" w:bidi="ar-SA"/>
          </w:rPr>
          <w:drawing>
            <wp:inline distT="0" distB="0" distL="114300" distR="114300">
              <wp:extent cx="5269230" cy="3088005"/>
              <wp:effectExtent l="0" t="0" r="1270" b="10795"/>
              <wp:docPr id="12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图片 8"/>
                      <pic:cNvPicPr>
                        <a:picLocks noChangeAspect="1"/>
                      </pic:cNvPicPr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9230" cy="308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D1AFF96">
      <w:pPr>
        <w:rPr>
          <w:rFonts w:hint="eastAsia" w:ascii="Calibri" w:hAnsi="Calibri" w:eastAsia="宋体" w:cs="Times New Roman"/>
          <w:kern w:val="2"/>
          <w:szCs w:val="24"/>
          <w:lang w:val="en-US" w:eastAsia="zh-CN" w:bidi="ar-SA"/>
        </w:rPr>
      </w:pPr>
    </w:p>
    <w:p w14:paraId="752CB41F">
      <w:bookmarkStart w:id="18" w:name="_GoBack"/>
      <w:bookmarkEnd w:id="1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E0871"/>
    <w:multiLevelType w:val="singleLevel"/>
    <w:tmpl w:val="8D2E087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C871EB0"/>
    <w:multiLevelType w:val="singleLevel"/>
    <w:tmpl w:val="BC871EB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4EAA6AA"/>
    <w:multiLevelType w:val="singleLevel"/>
    <w:tmpl w:val="E4EAA6A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ED490CB"/>
    <w:multiLevelType w:val="singleLevel"/>
    <w:tmpl w:val="0ED490C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2831D2AD"/>
    <w:multiLevelType w:val="singleLevel"/>
    <w:tmpl w:val="2831D2AD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35FA9DC"/>
    <w:multiLevelType w:val="singleLevel"/>
    <w:tmpl w:val="535FA9DC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F0E3175"/>
    <w:multiLevelType w:val="multilevel"/>
    <w:tmpl w:val="6F0E3175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6F6FFF5B"/>
    <w:multiLevelType w:val="singleLevel"/>
    <w:tmpl w:val="6F6FFF5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毕迎欣">
    <w15:presenceInfo w15:providerId="WPS Office" w15:userId="27610022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C0919"/>
    <w:rsid w:val="456115B3"/>
    <w:rsid w:val="4E5D095B"/>
    <w:rsid w:val="56965A86"/>
    <w:rsid w:val="57091347"/>
    <w:rsid w:val="7663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0"/>
      </w:tabs>
      <w:jc w:val="both"/>
    </w:pPr>
    <w:rPr>
      <w:rFonts w:asciiTheme="minorAscii" w:hAnsiTheme="minorAsci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8a47bd7-b879-4b48-9ffe-e9ac83caec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a47bd7-b879-4b48-9ffe-e9ac83caec98}"/>
      </w:docPartPr>
      <w:docPartBody>
        <w:p w14:paraId="06CF4D22">
          <w:pPr>
            <w:pStyle w:val="1"/>
            <w:rPr>
              <w:rFonts w:hint="eastAsia"/>
            </w:rPr>
          </w:pPr>
          <w:r>
            <w:rPr>
              <w:color w:val="2E54A1" w:themeColor="accent1" w:themeShade="BF"/>
              <w:sz w:val="24"/>
              <w:szCs w:val="24"/>
              <w:lang w:val="zh-CN"/>
            </w:rPr>
            <w:t>[公司名称]</w:t>
          </w:r>
        </w:p>
      </w:docPartBody>
    </w:docPart>
    <w:docPart>
      <w:docPartPr>
        <w:name w:val="{9397cd82-f2ba-44e0-a190-bcfbae93db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97cd82-f2ba-44e0-a190-bcfbae93db09}"/>
      </w:docPartPr>
      <w:docPartBody>
        <w:p w14:paraId="6A4D237F">
          <w:pPr>
            <w:pStyle w:val="2"/>
            <w:rPr>
              <w:rFonts w:hint="eastAsia"/>
            </w:rPr>
          </w:pPr>
          <w:r>
            <w:rPr>
              <w:rFonts w:asciiTheme="majorHAnsi" w:hAnsiTheme="majorHAnsi" w:eastAsiaTheme="majorEastAsia" w:cstheme="majorBidi"/>
              <w:color w:val="4874CB" w:themeColor="accent1"/>
              <w:sz w:val="88"/>
              <w:szCs w:val="88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  <w:docPart>
      <w:docPartPr>
        <w:name w:val="{bf418852-d916-43e7-9a8e-41e6008af9b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418852-d916-43e7-9a8e-41e6008af9b7}"/>
      </w:docPartPr>
      <w:docPartBody>
        <w:p w14:paraId="42276AA7">
          <w:pPr>
            <w:pStyle w:val="3"/>
            <w:rPr>
              <w:rFonts w:hint="eastAsia"/>
            </w:rPr>
          </w:pPr>
          <w:r>
            <w:rPr>
              <w:color w:val="2E54A1" w:themeColor="accent1" w:themeShade="BF"/>
              <w:sz w:val="24"/>
              <w:szCs w:val="24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A92BDAAD1F244C30B68DBF53B2544E8C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">
    <w:name w:val="E703B7F999864B7BB392C0FF9502B4EC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">
    <w:name w:val="0BF27D6F914B4DAEA28B34B220295F3C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1424</Words>
  <Characters>1650</Characters>
  <Lines>0</Lines>
  <Paragraphs>0</Paragraphs>
  <TotalTime>2</TotalTime>
  <ScaleCrop>false</ScaleCrop>
  <LinksUpToDate>false</LinksUpToDate>
  <CharactersWithSpaces>1689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2026-06-11T05:26:00Z</dcterms:created>
  <dc:creator>yingxin.bi</dc:creator>
  <cp:lastModifiedBy>毕迎欣</cp:lastModifiedBy>
  <dcterms:modified xsi:type="dcterms:W3CDTF">2026-09-21T12:01:37Z</dcterms:modified>
  <dc:subject>急停配置工具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DE30FE0C2F4443B88E0DA80BEBCF8670_12</vt:lpwstr>
  </property>
  <property fmtid="{D5CDD505-2E9C-101B-9397-08002B2CF9AE}" pid="4" name="KSOTemplateDocerSaveRecord">
    <vt:lpwstr>eyJoZGlkIjoiM2RiNjYzNDBhN2JiMTNjNDc1ZDFjZDJmN2E0NmViNzIiLCJ1c2VySWQiOiI0MTk5MjMwMTYifQ==</vt:lpwstr>
  </property>
</Properties>
</file>